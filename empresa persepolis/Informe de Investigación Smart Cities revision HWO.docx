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charts/chart7.xml" ContentType="application/vnd.openxmlformats-officedocument.drawingml.chart+xml"/>
  <Override PartName="/word/theme/themeOverride5.xml" ContentType="application/vnd.openxmlformats-officedocument.themeOverride+xml"/>
  <Override PartName="/word/charts/chart8.xml" ContentType="application/vnd.openxmlformats-officedocument.drawingml.chart+xml"/>
  <Override PartName="/word/charts/chart9.xml" ContentType="application/vnd.openxmlformats-officedocument.drawingml.chart+xml"/>
  <Override PartName="/word/theme/themeOverride6.xml" ContentType="application/vnd.openxmlformats-officedocument.themeOverride+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9FD76" w14:textId="77777777" w:rsidR="00107575" w:rsidRPr="00F14E97" w:rsidRDefault="00107575" w:rsidP="00F14E97">
      <w:pPr>
        <w:jc w:val="both"/>
        <w:rPr>
          <w:rFonts w:ascii="Century Gothic" w:hAnsi="Century Gothic" w:cs="Arial"/>
          <w:b/>
        </w:rPr>
      </w:pPr>
    </w:p>
    <w:p w14:paraId="128D6B0A" w14:textId="77777777" w:rsidR="00107575" w:rsidRPr="00F14E97" w:rsidRDefault="00107575" w:rsidP="00F14E97">
      <w:pPr>
        <w:jc w:val="both"/>
        <w:rPr>
          <w:rFonts w:ascii="Century Gothic" w:hAnsi="Century Gothic" w:cs="Arial"/>
          <w:b/>
        </w:rPr>
      </w:pPr>
    </w:p>
    <w:p w14:paraId="565029EF" w14:textId="77777777" w:rsidR="00AE0CD2" w:rsidRPr="00F14E97" w:rsidRDefault="00930DA1" w:rsidP="009D505C">
      <w:pPr>
        <w:jc w:val="center"/>
        <w:rPr>
          <w:rFonts w:ascii="Century Gothic" w:hAnsi="Century Gothic" w:cs="Arial"/>
          <w:b/>
        </w:rPr>
      </w:pPr>
      <w:r w:rsidRPr="00F14E97">
        <w:rPr>
          <w:rFonts w:ascii="Century Gothic" w:hAnsi="Century Gothic" w:cs="Arial"/>
          <w:b/>
        </w:rPr>
        <w:t xml:space="preserve">INFORME DE </w:t>
      </w:r>
      <w:r w:rsidR="00107575" w:rsidRPr="00F14E97">
        <w:rPr>
          <w:rFonts w:ascii="Century Gothic" w:hAnsi="Century Gothic" w:cs="Arial"/>
          <w:b/>
        </w:rPr>
        <w:t>INVESTIGACIÓN SMART CITIES</w:t>
      </w:r>
    </w:p>
    <w:p w14:paraId="5C65A4B7" w14:textId="77777777" w:rsidR="00107575" w:rsidRPr="00F14E97" w:rsidRDefault="00107575" w:rsidP="00F14E97">
      <w:pPr>
        <w:jc w:val="both"/>
        <w:rPr>
          <w:rFonts w:ascii="Century Gothic" w:hAnsi="Century Gothic" w:cs="Arial"/>
          <w:b/>
        </w:rPr>
      </w:pPr>
    </w:p>
    <w:p w14:paraId="426CFA17" w14:textId="77777777" w:rsidR="00797F3E" w:rsidRPr="00F14E97" w:rsidRDefault="00797F3E" w:rsidP="00F14E97">
      <w:pPr>
        <w:jc w:val="both"/>
        <w:rPr>
          <w:rFonts w:ascii="Century Gothic" w:hAnsi="Century Gothic" w:cs="Arial"/>
        </w:rPr>
      </w:pPr>
      <w:r w:rsidRPr="00F14E97">
        <w:rPr>
          <w:rFonts w:ascii="Century Gothic" w:hAnsi="Century Gothic"/>
          <w:noProof/>
          <w:lang w:eastAsia="es-CO"/>
        </w:rPr>
        <w:drawing>
          <wp:inline distT="0" distB="0" distL="0" distR="0" wp14:anchorId="2727F3BF" wp14:editId="42BEA673">
            <wp:extent cx="5838825" cy="53530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66"/>
                    <a:stretch/>
                  </pic:blipFill>
                  <pic:spPr bwMode="auto">
                    <a:xfrm>
                      <a:off x="0" y="0"/>
                      <a:ext cx="5838825" cy="5353050"/>
                    </a:xfrm>
                    <a:prstGeom prst="rect">
                      <a:avLst/>
                    </a:prstGeom>
                    <a:ln>
                      <a:noFill/>
                    </a:ln>
                    <a:extLst>
                      <a:ext uri="{53640926-AAD7-44D8-BBD7-CCE9431645EC}">
                        <a14:shadowObscured xmlns:a14="http://schemas.microsoft.com/office/drawing/2010/main"/>
                      </a:ext>
                    </a:extLst>
                  </pic:spPr>
                </pic:pic>
              </a:graphicData>
            </a:graphic>
          </wp:inline>
        </w:drawing>
      </w:r>
    </w:p>
    <w:p w14:paraId="69C316A0" w14:textId="77777777" w:rsidR="00797F3E" w:rsidRPr="00F14E97" w:rsidRDefault="00797F3E" w:rsidP="00F14E97">
      <w:pPr>
        <w:jc w:val="both"/>
        <w:rPr>
          <w:rFonts w:ascii="Century Gothic" w:hAnsi="Century Gothic" w:cs="Arial"/>
        </w:rPr>
      </w:pPr>
    </w:p>
    <w:p w14:paraId="7C47E2E5" w14:textId="77777777" w:rsidR="00797F3E" w:rsidRPr="00F14E97" w:rsidRDefault="00797F3E" w:rsidP="00F14E97">
      <w:pPr>
        <w:jc w:val="both"/>
        <w:rPr>
          <w:rFonts w:ascii="Century Gothic" w:hAnsi="Century Gothic" w:cs="Arial"/>
        </w:rPr>
      </w:pPr>
    </w:p>
    <w:p w14:paraId="6CD8652C" w14:textId="77777777" w:rsidR="00797F3E" w:rsidRPr="00F14E97" w:rsidRDefault="00797F3E" w:rsidP="00F14E97">
      <w:pPr>
        <w:jc w:val="both"/>
        <w:rPr>
          <w:rFonts w:ascii="Century Gothic" w:hAnsi="Century Gothic" w:cs="Arial"/>
        </w:rPr>
      </w:pPr>
    </w:p>
    <w:p w14:paraId="44AE3E19" w14:textId="77777777" w:rsidR="00797F3E" w:rsidRPr="00F14E97" w:rsidRDefault="00797F3E" w:rsidP="00F14E97">
      <w:pPr>
        <w:jc w:val="both"/>
        <w:rPr>
          <w:rFonts w:ascii="Century Gothic" w:hAnsi="Century Gothic" w:cs="Arial"/>
        </w:rPr>
      </w:pPr>
    </w:p>
    <w:p w14:paraId="6B911B52" w14:textId="77777777" w:rsidR="00797F3E" w:rsidRPr="00F14E97" w:rsidRDefault="00797F3E" w:rsidP="00F14E97">
      <w:pPr>
        <w:jc w:val="both"/>
        <w:rPr>
          <w:rFonts w:ascii="Century Gothic" w:hAnsi="Century Gothic" w:cs="Arial"/>
        </w:rPr>
      </w:pPr>
    </w:p>
    <w:p w14:paraId="38D21B9D" w14:textId="77777777" w:rsidR="00797F3E" w:rsidRPr="00F14E97" w:rsidRDefault="00797F3E" w:rsidP="00F14E97">
      <w:pPr>
        <w:jc w:val="both"/>
        <w:rPr>
          <w:rFonts w:ascii="Century Gothic" w:hAnsi="Century Gothic" w:cs="Arial"/>
        </w:rPr>
      </w:pPr>
    </w:p>
    <w:p w14:paraId="6F7A3591" w14:textId="77777777" w:rsidR="006A507E" w:rsidRPr="00F14E97" w:rsidRDefault="006A507E" w:rsidP="00F14E97">
      <w:pPr>
        <w:jc w:val="both"/>
        <w:rPr>
          <w:rStyle w:val="normaltextrun"/>
          <w:rFonts w:ascii="Century Gothic" w:hAnsi="Century Gothic"/>
          <w:b/>
          <w:bCs/>
          <w:color w:val="000000"/>
          <w:shd w:val="clear" w:color="auto" w:fill="FFFFFF"/>
        </w:rPr>
      </w:pPr>
    </w:p>
    <w:sdt>
      <w:sdtPr>
        <w:rPr>
          <w:rFonts w:asciiTheme="minorHAnsi" w:eastAsiaTheme="minorHAnsi" w:hAnsiTheme="minorHAnsi" w:cstheme="minorBidi"/>
          <w:color w:val="auto"/>
          <w:sz w:val="22"/>
          <w:szCs w:val="22"/>
          <w:lang w:val="es-ES" w:eastAsia="en-US"/>
        </w:rPr>
        <w:id w:val="1302734310"/>
        <w:docPartObj>
          <w:docPartGallery w:val="Table of Contents"/>
          <w:docPartUnique/>
        </w:docPartObj>
      </w:sdtPr>
      <w:sdtEndPr>
        <w:rPr>
          <w:b/>
          <w:bCs/>
        </w:rPr>
      </w:sdtEndPr>
      <w:sdtContent>
        <w:p w14:paraId="3E65EC38" w14:textId="77777777" w:rsidR="006A507E" w:rsidRPr="008E19E0" w:rsidRDefault="008E19E0" w:rsidP="008E19E0">
          <w:pPr>
            <w:pStyle w:val="TtulodeTDC"/>
            <w:jc w:val="center"/>
            <w:rPr>
              <w:rFonts w:ascii="Century Gothic" w:hAnsi="Century Gothic"/>
              <w:b/>
              <w:color w:val="auto"/>
              <w:sz w:val="24"/>
              <w:szCs w:val="24"/>
            </w:rPr>
          </w:pPr>
          <w:r w:rsidRPr="008E19E0">
            <w:rPr>
              <w:rFonts w:ascii="Century Gothic" w:hAnsi="Century Gothic"/>
              <w:b/>
              <w:color w:val="auto"/>
              <w:sz w:val="24"/>
              <w:szCs w:val="24"/>
              <w:lang w:val="es-ES"/>
            </w:rPr>
            <w:t>TABLA DE CONTENIDO</w:t>
          </w:r>
        </w:p>
        <w:p w14:paraId="6723F396" w14:textId="77777777" w:rsidR="009876F0" w:rsidRDefault="006A507E">
          <w:pPr>
            <w:pStyle w:val="TDC1"/>
            <w:tabs>
              <w:tab w:val="left" w:pos="440"/>
              <w:tab w:val="right" w:leader="dot" w:pos="8828"/>
            </w:tabs>
            <w:rPr>
              <w:rFonts w:asciiTheme="minorHAnsi" w:eastAsiaTheme="minorEastAsia" w:hAnsiTheme="minorHAnsi"/>
              <w:b w:val="0"/>
              <w:bCs w:val="0"/>
              <w:caps w:val="0"/>
              <w:noProof/>
              <w:sz w:val="22"/>
              <w:szCs w:val="22"/>
              <w:lang w:eastAsia="es-CO"/>
            </w:rPr>
          </w:pPr>
          <w:r>
            <w:fldChar w:fldCharType="begin"/>
          </w:r>
          <w:r>
            <w:instrText xml:space="preserve"> TOC \o "1-3" \h \z \u </w:instrText>
          </w:r>
          <w:r>
            <w:fldChar w:fldCharType="separate"/>
          </w:r>
          <w:hyperlink w:anchor="_Toc448483835" w:history="1">
            <w:r w:rsidR="009876F0" w:rsidRPr="00D30A22">
              <w:rPr>
                <w:rStyle w:val="Hipervnculo"/>
                <w:rFonts w:ascii="Century Gothic" w:hAnsi="Century Gothic" w:cs="Segoe UI"/>
                <w:noProof/>
              </w:rPr>
              <w:t>1.</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hAnsi="Century Gothic" w:cs="Segoe UI"/>
                <w:noProof/>
              </w:rPr>
              <w:t>OBJETIVO</w:t>
            </w:r>
            <w:r w:rsidR="009876F0">
              <w:rPr>
                <w:noProof/>
                <w:webHidden/>
              </w:rPr>
              <w:tab/>
            </w:r>
            <w:r w:rsidR="009876F0">
              <w:rPr>
                <w:noProof/>
                <w:webHidden/>
              </w:rPr>
              <w:fldChar w:fldCharType="begin"/>
            </w:r>
            <w:r w:rsidR="009876F0">
              <w:rPr>
                <w:noProof/>
                <w:webHidden/>
              </w:rPr>
              <w:instrText xml:space="preserve"> PAGEREF _Toc448483835 \h </w:instrText>
            </w:r>
            <w:r w:rsidR="009876F0">
              <w:rPr>
                <w:noProof/>
                <w:webHidden/>
              </w:rPr>
            </w:r>
            <w:r w:rsidR="009876F0">
              <w:rPr>
                <w:noProof/>
                <w:webHidden/>
              </w:rPr>
              <w:fldChar w:fldCharType="separate"/>
            </w:r>
            <w:r w:rsidR="009876F0">
              <w:rPr>
                <w:noProof/>
                <w:webHidden/>
              </w:rPr>
              <w:t>3</w:t>
            </w:r>
            <w:r w:rsidR="009876F0">
              <w:rPr>
                <w:noProof/>
                <w:webHidden/>
              </w:rPr>
              <w:fldChar w:fldCharType="end"/>
            </w:r>
          </w:hyperlink>
        </w:p>
        <w:p w14:paraId="6944BA20" w14:textId="77777777" w:rsidR="009876F0" w:rsidRDefault="0084138D">
          <w:pPr>
            <w:pStyle w:val="TDC1"/>
            <w:tabs>
              <w:tab w:val="left" w:pos="440"/>
              <w:tab w:val="right" w:leader="dot" w:pos="8828"/>
            </w:tabs>
            <w:rPr>
              <w:rFonts w:asciiTheme="minorHAnsi" w:eastAsiaTheme="minorEastAsia" w:hAnsiTheme="minorHAnsi"/>
              <w:b w:val="0"/>
              <w:bCs w:val="0"/>
              <w:caps w:val="0"/>
              <w:noProof/>
              <w:sz w:val="22"/>
              <w:szCs w:val="22"/>
              <w:lang w:eastAsia="es-CO"/>
            </w:rPr>
          </w:pPr>
          <w:hyperlink w:anchor="_Toc448483836" w:history="1">
            <w:r w:rsidR="009876F0" w:rsidRPr="00D30A22">
              <w:rPr>
                <w:rStyle w:val="Hipervnculo"/>
                <w:rFonts w:ascii="Century Gothic" w:hAnsi="Century Gothic" w:cs="Segoe UI"/>
                <w:noProof/>
              </w:rPr>
              <w:t>2.</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hAnsi="Century Gothic" w:cs="Segoe UI"/>
                <w:noProof/>
              </w:rPr>
              <w:t>ALCANCE</w:t>
            </w:r>
            <w:r w:rsidR="009876F0">
              <w:rPr>
                <w:noProof/>
                <w:webHidden/>
              </w:rPr>
              <w:tab/>
            </w:r>
            <w:r w:rsidR="009876F0">
              <w:rPr>
                <w:noProof/>
                <w:webHidden/>
              </w:rPr>
              <w:fldChar w:fldCharType="begin"/>
            </w:r>
            <w:r w:rsidR="009876F0">
              <w:rPr>
                <w:noProof/>
                <w:webHidden/>
              </w:rPr>
              <w:instrText xml:space="preserve"> PAGEREF _Toc448483836 \h </w:instrText>
            </w:r>
            <w:r w:rsidR="009876F0">
              <w:rPr>
                <w:noProof/>
                <w:webHidden/>
              </w:rPr>
            </w:r>
            <w:r w:rsidR="009876F0">
              <w:rPr>
                <w:noProof/>
                <w:webHidden/>
              </w:rPr>
              <w:fldChar w:fldCharType="separate"/>
            </w:r>
            <w:r w:rsidR="009876F0">
              <w:rPr>
                <w:noProof/>
                <w:webHidden/>
              </w:rPr>
              <w:t>4</w:t>
            </w:r>
            <w:r w:rsidR="009876F0">
              <w:rPr>
                <w:noProof/>
                <w:webHidden/>
              </w:rPr>
              <w:fldChar w:fldCharType="end"/>
            </w:r>
          </w:hyperlink>
        </w:p>
        <w:p w14:paraId="0CA54867" w14:textId="77777777" w:rsidR="009876F0" w:rsidRDefault="0084138D">
          <w:pPr>
            <w:pStyle w:val="TDC1"/>
            <w:tabs>
              <w:tab w:val="left" w:pos="440"/>
              <w:tab w:val="right" w:leader="dot" w:pos="8828"/>
            </w:tabs>
            <w:rPr>
              <w:rFonts w:asciiTheme="minorHAnsi" w:eastAsiaTheme="minorEastAsia" w:hAnsiTheme="minorHAnsi"/>
              <w:b w:val="0"/>
              <w:bCs w:val="0"/>
              <w:caps w:val="0"/>
              <w:noProof/>
              <w:sz w:val="22"/>
              <w:szCs w:val="22"/>
              <w:lang w:eastAsia="es-CO"/>
            </w:rPr>
          </w:pPr>
          <w:hyperlink w:anchor="_Toc448483837" w:history="1">
            <w:r w:rsidR="009876F0" w:rsidRPr="00D30A22">
              <w:rPr>
                <w:rStyle w:val="Hipervnculo"/>
                <w:rFonts w:ascii="Century Gothic" w:eastAsia="Times New Roman" w:hAnsi="Century Gothic"/>
                <w:noProof/>
                <w:lang w:eastAsia="es-CO"/>
              </w:rPr>
              <w:t>3.</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eastAsia="Times New Roman" w:hAnsi="Century Gothic"/>
                <w:noProof/>
                <w:lang w:eastAsia="es-CO"/>
              </w:rPr>
              <w:t>INTRODUCCIÓN</w:t>
            </w:r>
            <w:r w:rsidR="009876F0">
              <w:rPr>
                <w:noProof/>
                <w:webHidden/>
              </w:rPr>
              <w:tab/>
            </w:r>
            <w:r w:rsidR="009876F0">
              <w:rPr>
                <w:noProof/>
                <w:webHidden/>
              </w:rPr>
              <w:fldChar w:fldCharType="begin"/>
            </w:r>
            <w:r w:rsidR="009876F0">
              <w:rPr>
                <w:noProof/>
                <w:webHidden/>
              </w:rPr>
              <w:instrText xml:space="preserve"> PAGEREF _Toc448483837 \h </w:instrText>
            </w:r>
            <w:r w:rsidR="009876F0">
              <w:rPr>
                <w:noProof/>
                <w:webHidden/>
              </w:rPr>
            </w:r>
            <w:r w:rsidR="009876F0">
              <w:rPr>
                <w:noProof/>
                <w:webHidden/>
              </w:rPr>
              <w:fldChar w:fldCharType="separate"/>
            </w:r>
            <w:r w:rsidR="009876F0">
              <w:rPr>
                <w:noProof/>
                <w:webHidden/>
              </w:rPr>
              <w:t>5</w:t>
            </w:r>
            <w:r w:rsidR="009876F0">
              <w:rPr>
                <w:noProof/>
                <w:webHidden/>
              </w:rPr>
              <w:fldChar w:fldCharType="end"/>
            </w:r>
          </w:hyperlink>
        </w:p>
        <w:p w14:paraId="3BD744AD" w14:textId="77777777" w:rsidR="009876F0" w:rsidRDefault="0084138D">
          <w:pPr>
            <w:pStyle w:val="TDC1"/>
            <w:tabs>
              <w:tab w:val="left" w:pos="440"/>
              <w:tab w:val="right" w:leader="dot" w:pos="8828"/>
            </w:tabs>
            <w:rPr>
              <w:rFonts w:asciiTheme="minorHAnsi" w:eastAsiaTheme="minorEastAsia" w:hAnsiTheme="minorHAnsi"/>
              <w:b w:val="0"/>
              <w:bCs w:val="0"/>
              <w:caps w:val="0"/>
              <w:noProof/>
              <w:sz w:val="22"/>
              <w:szCs w:val="22"/>
              <w:lang w:eastAsia="es-CO"/>
            </w:rPr>
          </w:pPr>
          <w:hyperlink w:anchor="_Toc448483838" w:history="1">
            <w:r w:rsidR="009876F0" w:rsidRPr="00D30A22">
              <w:rPr>
                <w:rStyle w:val="Hipervnculo"/>
                <w:rFonts w:ascii="Century Gothic" w:hAnsi="Century Gothic"/>
                <w:i/>
                <w:noProof/>
              </w:rPr>
              <w:t>4.</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hAnsi="Century Gothic"/>
                <w:i/>
                <w:noProof/>
              </w:rPr>
              <w:t>DESARROLLO DE CONTENIDO</w:t>
            </w:r>
            <w:r w:rsidR="009876F0">
              <w:rPr>
                <w:noProof/>
                <w:webHidden/>
              </w:rPr>
              <w:tab/>
            </w:r>
            <w:r w:rsidR="009876F0">
              <w:rPr>
                <w:noProof/>
                <w:webHidden/>
              </w:rPr>
              <w:fldChar w:fldCharType="begin"/>
            </w:r>
            <w:r w:rsidR="009876F0">
              <w:rPr>
                <w:noProof/>
                <w:webHidden/>
              </w:rPr>
              <w:instrText xml:space="preserve"> PAGEREF _Toc448483838 \h </w:instrText>
            </w:r>
            <w:r w:rsidR="009876F0">
              <w:rPr>
                <w:noProof/>
                <w:webHidden/>
              </w:rPr>
            </w:r>
            <w:r w:rsidR="009876F0">
              <w:rPr>
                <w:noProof/>
                <w:webHidden/>
              </w:rPr>
              <w:fldChar w:fldCharType="separate"/>
            </w:r>
            <w:r w:rsidR="009876F0">
              <w:rPr>
                <w:noProof/>
                <w:webHidden/>
              </w:rPr>
              <w:t>6</w:t>
            </w:r>
            <w:r w:rsidR="009876F0">
              <w:rPr>
                <w:noProof/>
                <w:webHidden/>
              </w:rPr>
              <w:fldChar w:fldCharType="end"/>
            </w:r>
          </w:hyperlink>
        </w:p>
        <w:p w14:paraId="4C726F99"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39" w:history="1">
            <w:r w:rsidR="009876F0" w:rsidRPr="00D30A22">
              <w:rPr>
                <w:rStyle w:val="Hipervnculo"/>
                <w:rFonts w:ascii="Century Gothic" w:hAnsi="Century Gothic"/>
                <w:noProof/>
              </w:rPr>
              <w:t>4.1.</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Fuentes de información:</w:t>
            </w:r>
            <w:r w:rsidR="009876F0">
              <w:rPr>
                <w:noProof/>
                <w:webHidden/>
              </w:rPr>
              <w:tab/>
            </w:r>
            <w:r w:rsidR="009876F0">
              <w:rPr>
                <w:noProof/>
                <w:webHidden/>
              </w:rPr>
              <w:fldChar w:fldCharType="begin"/>
            </w:r>
            <w:r w:rsidR="009876F0">
              <w:rPr>
                <w:noProof/>
                <w:webHidden/>
              </w:rPr>
              <w:instrText xml:space="preserve"> PAGEREF _Toc448483839 \h </w:instrText>
            </w:r>
            <w:r w:rsidR="009876F0">
              <w:rPr>
                <w:noProof/>
                <w:webHidden/>
              </w:rPr>
            </w:r>
            <w:r w:rsidR="009876F0">
              <w:rPr>
                <w:noProof/>
                <w:webHidden/>
              </w:rPr>
              <w:fldChar w:fldCharType="separate"/>
            </w:r>
            <w:r w:rsidR="009876F0">
              <w:rPr>
                <w:noProof/>
                <w:webHidden/>
              </w:rPr>
              <w:t>6</w:t>
            </w:r>
            <w:r w:rsidR="009876F0">
              <w:rPr>
                <w:noProof/>
                <w:webHidden/>
              </w:rPr>
              <w:fldChar w:fldCharType="end"/>
            </w:r>
          </w:hyperlink>
        </w:p>
        <w:p w14:paraId="5D3016C0" w14:textId="77777777" w:rsidR="009876F0" w:rsidRDefault="0084138D">
          <w:pPr>
            <w:pStyle w:val="TDC3"/>
            <w:tabs>
              <w:tab w:val="left" w:pos="1100"/>
              <w:tab w:val="right" w:leader="dot" w:pos="8828"/>
            </w:tabs>
            <w:rPr>
              <w:rFonts w:eastAsiaTheme="minorEastAsia"/>
              <w:noProof/>
              <w:sz w:val="22"/>
              <w:szCs w:val="22"/>
              <w:lang w:eastAsia="es-CO"/>
            </w:rPr>
          </w:pPr>
          <w:hyperlink w:anchor="_Toc448483840" w:history="1">
            <w:r w:rsidR="009876F0" w:rsidRPr="00D30A22">
              <w:rPr>
                <w:rStyle w:val="Hipervnculo"/>
                <w:rFonts w:ascii="Century Gothic" w:eastAsia="Times New Roman" w:hAnsi="Century Gothic" w:cs="Segoe UI"/>
                <w:b/>
                <w:noProof/>
                <w:lang w:eastAsia="es-CO"/>
              </w:rPr>
              <w:t>4.1.1.</w:t>
            </w:r>
            <w:r w:rsidR="009876F0">
              <w:rPr>
                <w:rFonts w:eastAsiaTheme="minorEastAsia"/>
                <w:noProof/>
                <w:sz w:val="22"/>
                <w:szCs w:val="22"/>
                <w:lang w:eastAsia="es-CO"/>
              </w:rPr>
              <w:tab/>
            </w:r>
            <w:r w:rsidR="009876F0" w:rsidRPr="00D30A22">
              <w:rPr>
                <w:rStyle w:val="Hipervnculo"/>
                <w:rFonts w:ascii="Century Gothic" w:eastAsia="Times New Roman" w:hAnsi="Century Gothic" w:cs="Segoe UI"/>
                <w:b/>
                <w:noProof/>
                <w:lang w:eastAsia="es-CO"/>
              </w:rPr>
              <w:t>Ministerio de Tecnologías de la Información y las Comunicaciones – (MINTIC)</w:t>
            </w:r>
            <w:r w:rsidR="009876F0">
              <w:rPr>
                <w:noProof/>
                <w:webHidden/>
              </w:rPr>
              <w:tab/>
            </w:r>
            <w:r w:rsidR="009876F0">
              <w:rPr>
                <w:noProof/>
                <w:webHidden/>
              </w:rPr>
              <w:fldChar w:fldCharType="begin"/>
            </w:r>
            <w:r w:rsidR="009876F0">
              <w:rPr>
                <w:noProof/>
                <w:webHidden/>
              </w:rPr>
              <w:instrText xml:space="preserve"> PAGEREF _Toc448483840 \h </w:instrText>
            </w:r>
            <w:r w:rsidR="009876F0">
              <w:rPr>
                <w:noProof/>
                <w:webHidden/>
              </w:rPr>
            </w:r>
            <w:r w:rsidR="009876F0">
              <w:rPr>
                <w:noProof/>
                <w:webHidden/>
              </w:rPr>
              <w:fldChar w:fldCharType="separate"/>
            </w:r>
            <w:r w:rsidR="009876F0">
              <w:rPr>
                <w:noProof/>
                <w:webHidden/>
              </w:rPr>
              <w:t>6</w:t>
            </w:r>
            <w:r w:rsidR="009876F0">
              <w:rPr>
                <w:noProof/>
                <w:webHidden/>
              </w:rPr>
              <w:fldChar w:fldCharType="end"/>
            </w:r>
          </w:hyperlink>
        </w:p>
        <w:p w14:paraId="18E5993F" w14:textId="77777777" w:rsidR="009876F0" w:rsidRDefault="0084138D">
          <w:pPr>
            <w:pStyle w:val="TDC3"/>
            <w:tabs>
              <w:tab w:val="left" w:pos="1100"/>
              <w:tab w:val="right" w:leader="dot" w:pos="8828"/>
            </w:tabs>
            <w:rPr>
              <w:rFonts w:eastAsiaTheme="minorEastAsia"/>
              <w:noProof/>
              <w:sz w:val="22"/>
              <w:szCs w:val="22"/>
              <w:lang w:eastAsia="es-CO"/>
            </w:rPr>
          </w:pPr>
          <w:hyperlink w:anchor="_Toc448483841" w:history="1">
            <w:r w:rsidR="009876F0" w:rsidRPr="00D30A22">
              <w:rPr>
                <w:rStyle w:val="Hipervnculo"/>
                <w:rFonts w:ascii="Century Gothic" w:eastAsia="Times New Roman" w:hAnsi="Century Gothic" w:cs="Segoe UI"/>
                <w:b/>
                <w:noProof/>
                <w:lang w:eastAsia="es-CO"/>
              </w:rPr>
              <w:t>4.1.2.</w:t>
            </w:r>
            <w:r w:rsidR="009876F0">
              <w:rPr>
                <w:rFonts w:eastAsiaTheme="minorEastAsia"/>
                <w:noProof/>
                <w:sz w:val="22"/>
                <w:szCs w:val="22"/>
                <w:lang w:eastAsia="es-CO"/>
              </w:rPr>
              <w:tab/>
            </w:r>
            <w:r w:rsidR="009876F0" w:rsidRPr="00D30A22">
              <w:rPr>
                <w:rStyle w:val="Hipervnculo"/>
                <w:rFonts w:ascii="Century Gothic" w:eastAsia="Times New Roman" w:hAnsi="Century Gothic" w:cs="Segoe UI"/>
                <w:b/>
                <w:noProof/>
                <w:lang w:eastAsia="es-CO"/>
              </w:rPr>
              <w:t>Banco Interamericano de Desarrollo (BID)</w:t>
            </w:r>
            <w:r w:rsidR="009876F0">
              <w:rPr>
                <w:noProof/>
                <w:webHidden/>
              </w:rPr>
              <w:tab/>
            </w:r>
            <w:r w:rsidR="009876F0">
              <w:rPr>
                <w:noProof/>
                <w:webHidden/>
              </w:rPr>
              <w:fldChar w:fldCharType="begin"/>
            </w:r>
            <w:r w:rsidR="009876F0">
              <w:rPr>
                <w:noProof/>
                <w:webHidden/>
              </w:rPr>
              <w:instrText xml:space="preserve"> PAGEREF _Toc448483841 \h </w:instrText>
            </w:r>
            <w:r w:rsidR="009876F0">
              <w:rPr>
                <w:noProof/>
                <w:webHidden/>
              </w:rPr>
            </w:r>
            <w:r w:rsidR="009876F0">
              <w:rPr>
                <w:noProof/>
                <w:webHidden/>
              </w:rPr>
              <w:fldChar w:fldCharType="separate"/>
            </w:r>
            <w:r w:rsidR="009876F0">
              <w:rPr>
                <w:noProof/>
                <w:webHidden/>
              </w:rPr>
              <w:t>7</w:t>
            </w:r>
            <w:r w:rsidR="009876F0">
              <w:rPr>
                <w:noProof/>
                <w:webHidden/>
              </w:rPr>
              <w:fldChar w:fldCharType="end"/>
            </w:r>
          </w:hyperlink>
        </w:p>
        <w:p w14:paraId="3B34C307" w14:textId="77777777" w:rsidR="009876F0" w:rsidRDefault="0084138D">
          <w:pPr>
            <w:pStyle w:val="TDC3"/>
            <w:tabs>
              <w:tab w:val="left" w:pos="1100"/>
              <w:tab w:val="right" w:leader="dot" w:pos="8828"/>
            </w:tabs>
            <w:rPr>
              <w:rFonts w:eastAsiaTheme="minorEastAsia"/>
              <w:noProof/>
              <w:sz w:val="22"/>
              <w:szCs w:val="22"/>
              <w:lang w:eastAsia="es-CO"/>
            </w:rPr>
          </w:pPr>
          <w:hyperlink w:anchor="_Toc448483842" w:history="1">
            <w:r w:rsidR="009876F0" w:rsidRPr="00D30A22">
              <w:rPr>
                <w:rStyle w:val="Hipervnculo"/>
                <w:rFonts w:ascii="Century Gothic" w:eastAsia="Times New Roman" w:hAnsi="Century Gothic" w:cs="Segoe UI"/>
                <w:b/>
                <w:noProof/>
                <w:lang w:eastAsia="es-CO"/>
              </w:rPr>
              <w:t>4.1.3.</w:t>
            </w:r>
            <w:r w:rsidR="009876F0">
              <w:rPr>
                <w:rFonts w:eastAsiaTheme="minorEastAsia"/>
                <w:noProof/>
                <w:sz w:val="22"/>
                <w:szCs w:val="22"/>
                <w:lang w:eastAsia="es-CO"/>
              </w:rPr>
              <w:tab/>
            </w:r>
            <w:r w:rsidR="009876F0" w:rsidRPr="00D30A22">
              <w:rPr>
                <w:rStyle w:val="Hipervnculo"/>
                <w:rFonts w:ascii="Century Gothic" w:eastAsia="Times New Roman" w:hAnsi="Century Gothic" w:cs="Segoe UI"/>
                <w:b/>
                <w:noProof/>
                <w:lang w:eastAsia="es-CO"/>
              </w:rPr>
              <w:t>Banco Mundial</w:t>
            </w:r>
            <w:r w:rsidR="009876F0" w:rsidRPr="00D30A22">
              <w:rPr>
                <w:rStyle w:val="Hipervnculo"/>
                <w:rFonts w:ascii="Century Gothic" w:eastAsia="Times New Roman" w:hAnsi="Century Gothic" w:cs="Segoe UI"/>
                <w:noProof/>
                <w:lang w:eastAsia="es-CO"/>
              </w:rPr>
              <w:t> </w:t>
            </w:r>
            <w:r w:rsidR="009876F0" w:rsidRPr="00D30A22">
              <w:rPr>
                <w:rStyle w:val="Hipervnculo"/>
                <w:rFonts w:ascii="Century Gothic" w:eastAsia="Times New Roman" w:hAnsi="Century Gothic" w:cs="Segoe UI"/>
                <w:b/>
                <w:noProof/>
                <w:lang w:eastAsia="es-CO"/>
              </w:rPr>
              <w:t>(BM)</w:t>
            </w:r>
            <w:r w:rsidR="009876F0">
              <w:rPr>
                <w:noProof/>
                <w:webHidden/>
              </w:rPr>
              <w:tab/>
            </w:r>
            <w:r w:rsidR="009876F0">
              <w:rPr>
                <w:noProof/>
                <w:webHidden/>
              </w:rPr>
              <w:fldChar w:fldCharType="begin"/>
            </w:r>
            <w:r w:rsidR="009876F0">
              <w:rPr>
                <w:noProof/>
                <w:webHidden/>
              </w:rPr>
              <w:instrText xml:space="preserve"> PAGEREF _Toc448483842 \h </w:instrText>
            </w:r>
            <w:r w:rsidR="009876F0">
              <w:rPr>
                <w:noProof/>
                <w:webHidden/>
              </w:rPr>
            </w:r>
            <w:r w:rsidR="009876F0">
              <w:rPr>
                <w:noProof/>
                <w:webHidden/>
              </w:rPr>
              <w:fldChar w:fldCharType="separate"/>
            </w:r>
            <w:r w:rsidR="009876F0">
              <w:rPr>
                <w:noProof/>
                <w:webHidden/>
              </w:rPr>
              <w:t>7</w:t>
            </w:r>
            <w:r w:rsidR="009876F0">
              <w:rPr>
                <w:noProof/>
                <w:webHidden/>
              </w:rPr>
              <w:fldChar w:fldCharType="end"/>
            </w:r>
          </w:hyperlink>
        </w:p>
        <w:p w14:paraId="722AC5C5" w14:textId="77777777" w:rsidR="009876F0" w:rsidRDefault="0084138D">
          <w:pPr>
            <w:pStyle w:val="TDC3"/>
            <w:tabs>
              <w:tab w:val="left" w:pos="1100"/>
              <w:tab w:val="right" w:leader="dot" w:pos="8828"/>
            </w:tabs>
            <w:rPr>
              <w:rFonts w:eastAsiaTheme="minorEastAsia"/>
              <w:noProof/>
              <w:sz w:val="22"/>
              <w:szCs w:val="22"/>
              <w:lang w:eastAsia="es-CO"/>
            </w:rPr>
          </w:pPr>
          <w:hyperlink w:anchor="_Toc448483843" w:history="1">
            <w:r w:rsidR="009876F0" w:rsidRPr="00D30A22">
              <w:rPr>
                <w:rStyle w:val="Hipervnculo"/>
                <w:rFonts w:ascii="Century Gothic" w:eastAsia="Times New Roman" w:hAnsi="Century Gothic" w:cs="Segoe UI"/>
                <w:b/>
                <w:noProof/>
                <w:lang w:eastAsia="es-CO"/>
              </w:rPr>
              <w:t>4.1.4.</w:t>
            </w:r>
            <w:r w:rsidR="009876F0">
              <w:rPr>
                <w:rFonts w:eastAsiaTheme="minorEastAsia"/>
                <w:noProof/>
                <w:sz w:val="22"/>
                <w:szCs w:val="22"/>
                <w:lang w:eastAsia="es-CO"/>
              </w:rPr>
              <w:tab/>
            </w:r>
            <w:r w:rsidR="009876F0" w:rsidRPr="00D30A22">
              <w:rPr>
                <w:rStyle w:val="Hipervnculo"/>
                <w:rFonts w:ascii="Century Gothic" w:eastAsia="Times New Roman" w:hAnsi="Century Gothic" w:cs="Segoe UI"/>
                <w:b/>
                <w:noProof/>
                <w:lang w:eastAsia="es-CO"/>
              </w:rPr>
              <w:t>Otras Fuentes</w:t>
            </w:r>
            <w:r w:rsidR="009876F0">
              <w:rPr>
                <w:noProof/>
                <w:webHidden/>
              </w:rPr>
              <w:tab/>
            </w:r>
            <w:r w:rsidR="009876F0">
              <w:rPr>
                <w:noProof/>
                <w:webHidden/>
              </w:rPr>
              <w:fldChar w:fldCharType="begin"/>
            </w:r>
            <w:r w:rsidR="009876F0">
              <w:rPr>
                <w:noProof/>
                <w:webHidden/>
              </w:rPr>
              <w:instrText xml:space="preserve"> PAGEREF _Toc448483843 \h </w:instrText>
            </w:r>
            <w:r w:rsidR="009876F0">
              <w:rPr>
                <w:noProof/>
                <w:webHidden/>
              </w:rPr>
            </w:r>
            <w:r w:rsidR="009876F0">
              <w:rPr>
                <w:noProof/>
                <w:webHidden/>
              </w:rPr>
              <w:fldChar w:fldCharType="separate"/>
            </w:r>
            <w:r w:rsidR="009876F0">
              <w:rPr>
                <w:noProof/>
                <w:webHidden/>
              </w:rPr>
              <w:t>8</w:t>
            </w:r>
            <w:r w:rsidR="009876F0">
              <w:rPr>
                <w:noProof/>
                <w:webHidden/>
              </w:rPr>
              <w:fldChar w:fldCharType="end"/>
            </w:r>
          </w:hyperlink>
        </w:p>
        <w:p w14:paraId="6DF21BC9"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44" w:history="1">
            <w:r w:rsidR="009876F0" w:rsidRPr="00D30A22">
              <w:rPr>
                <w:rStyle w:val="Hipervnculo"/>
                <w:rFonts w:ascii="Century Gothic" w:eastAsia="Times New Roman" w:hAnsi="Century Gothic" w:cs="Segoe UI"/>
                <w:noProof/>
                <w:lang w:eastAsia="es-CO"/>
              </w:rPr>
              <w:t>4.2.</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Aporte de Información de fuentes por Módulo</w:t>
            </w:r>
            <w:r w:rsidR="009876F0">
              <w:rPr>
                <w:noProof/>
                <w:webHidden/>
              </w:rPr>
              <w:tab/>
            </w:r>
            <w:r w:rsidR="009876F0">
              <w:rPr>
                <w:noProof/>
                <w:webHidden/>
              </w:rPr>
              <w:fldChar w:fldCharType="begin"/>
            </w:r>
            <w:r w:rsidR="009876F0">
              <w:rPr>
                <w:noProof/>
                <w:webHidden/>
              </w:rPr>
              <w:instrText xml:space="preserve"> PAGEREF _Toc448483844 \h </w:instrText>
            </w:r>
            <w:r w:rsidR="009876F0">
              <w:rPr>
                <w:noProof/>
                <w:webHidden/>
              </w:rPr>
            </w:r>
            <w:r w:rsidR="009876F0">
              <w:rPr>
                <w:noProof/>
                <w:webHidden/>
              </w:rPr>
              <w:fldChar w:fldCharType="separate"/>
            </w:r>
            <w:r w:rsidR="009876F0">
              <w:rPr>
                <w:noProof/>
                <w:webHidden/>
              </w:rPr>
              <w:t>9</w:t>
            </w:r>
            <w:r w:rsidR="009876F0">
              <w:rPr>
                <w:noProof/>
                <w:webHidden/>
              </w:rPr>
              <w:fldChar w:fldCharType="end"/>
            </w:r>
          </w:hyperlink>
        </w:p>
        <w:p w14:paraId="7C20ECB8" w14:textId="77777777" w:rsidR="009876F0" w:rsidRDefault="0084138D">
          <w:pPr>
            <w:pStyle w:val="TDC1"/>
            <w:tabs>
              <w:tab w:val="left" w:pos="440"/>
              <w:tab w:val="right" w:leader="dot" w:pos="8828"/>
            </w:tabs>
            <w:rPr>
              <w:rFonts w:asciiTheme="minorHAnsi" w:eastAsiaTheme="minorEastAsia" w:hAnsiTheme="minorHAnsi"/>
              <w:b w:val="0"/>
              <w:bCs w:val="0"/>
              <w:caps w:val="0"/>
              <w:noProof/>
              <w:sz w:val="22"/>
              <w:szCs w:val="22"/>
              <w:lang w:eastAsia="es-CO"/>
            </w:rPr>
          </w:pPr>
          <w:hyperlink w:anchor="_Toc448483845" w:history="1">
            <w:r w:rsidR="009876F0" w:rsidRPr="00D30A22">
              <w:rPr>
                <w:rStyle w:val="Hipervnculo"/>
                <w:rFonts w:ascii="Century Gothic" w:eastAsia="Times New Roman" w:hAnsi="Century Gothic"/>
                <w:noProof/>
                <w:lang w:eastAsia="es-CO"/>
              </w:rPr>
              <w:t>5.</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eastAsia="Times New Roman" w:hAnsi="Century Gothic"/>
                <w:noProof/>
                <w:lang w:eastAsia="es-CO"/>
              </w:rPr>
              <w:t>MÓDULOS TIPO</w:t>
            </w:r>
            <w:r w:rsidR="009876F0">
              <w:rPr>
                <w:noProof/>
                <w:webHidden/>
              </w:rPr>
              <w:tab/>
            </w:r>
            <w:r w:rsidR="009876F0">
              <w:rPr>
                <w:noProof/>
                <w:webHidden/>
              </w:rPr>
              <w:fldChar w:fldCharType="begin"/>
            </w:r>
            <w:r w:rsidR="009876F0">
              <w:rPr>
                <w:noProof/>
                <w:webHidden/>
              </w:rPr>
              <w:instrText xml:space="preserve"> PAGEREF _Toc448483845 \h </w:instrText>
            </w:r>
            <w:r w:rsidR="009876F0">
              <w:rPr>
                <w:noProof/>
                <w:webHidden/>
              </w:rPr>
            </w:r>
            <w:r w:rsidR="009876F0">
              <w:rPr>
                <w:noProof/>
                <w:webHidden/>
              </w:rPr>
              <w:fldChar w:fldCharType="separate"/>
            </w:r>
            <w:r w:rsidR="009876F0">
              <w:rPr>
                <w:noProof/>
                <w:webHidden/>
              </w:rPr>
              <w:t>14</w:t>
            </w:r>
            <w:r w:rsidR="009876F0">
              <w:rPr>
                <w:noProof/>
                <w:webHidden/>
              </w:rPr>
              <w:fldChar w:fldCharType="end"/>
            </w:r>
          </w:hyperlink>
        </w:p>
        <w:p w14:paraId="1626550B"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46" w:history="1">
            <w:r w:rsidR="009876F0" w:rsidRPr="00D30A22">
              <w:rPr>
                <w:rStyle w:val="Hipervnculo"/>
                <w:rFonts w:ascii="Century Gothic" w:eastAsia="Times New Roman" w:hAnsi="Century Gothic" w:cs="Segoe UI"/>
                <w:noProof/>
                <w:lang w:eastAsia="es-CO"/>
              </w:rPr>
              <w:t>5.1.</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Primer Nivel.</w:t>
            </w:r>
            <w:r w:rsidR="009876F0">
              <w:rPr>
                <w:noProof/>
                <w:webHidden/>
              </w:rPr>
              <w:tab/>
            </w:r>
            <w:r w:rsidR="009876F0">
              <w:rPr>
                <w:noProof/>
                <w:webHidden/>
              </w:rPr>
              <w:fldChar w:fldCharType="begin"/>
            </w:r>
            <w:r w:rsidR="009876F0">
              <w:rPr>
                <w:noProof/>
                <w:webHidden/>
              </w:rPr>
              <w:instrText xml:space="preserve"> PAGEREF _Toc448483846 \h </w:instrText>
            </w:r>
            <w:r w:rsidR="009876F0">
              <w:rPr>
                <w:noProof/>
                <w:webHidden/>
              </w:rPr>
            </w:r>
            <w:r w:rsidR="009876F0">
              <w:rPr>
                <w:noProof/>
                <w:webHidden/>
              </w:rPr>
              <w:fldChar w:fldCharType="separate"/>
            </w:r>
            <w:r w:rsidR="009876F0">
              <w:rPr>
                <w:noProof/>
                <w:webHidden/>
              </w:rPr>
              <w:t>14</w:t>
            </w:r>
            <w:r w:rsidR="009876F0">
              <w:rPr>
                <w:noProof/>
                <w:webHidden/>
              </w:rPr>
              <w:fldChar w:fldCharType="end"/>
            </w:r>
          </w:hyperlink>
        </w:p>
        <w:p w14:paraId="579946C2"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47" w:history="1">
            <w:r w:rsidR="009876F0" w:rsidRPr="00D30A22">
              <w:rPr>
                <w:rStyle w:val="Hipervnculo"/>
                <w:rFonts w:ascii="Century Gothic" w:eastAsia="Times New Roman" w:hAnsi="Century Gothic" w:cs="Segoe UI"/>
                <w:noProof/>
                <w:lang w:eastAsia="es-CO"/>
              </w:rPr>
              <w:t>5.2.</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Segundo</w:t>
            </w:r>
            <w:r w:rsidR="009876F0" w:rsidRPr="00D30A22">
              <w:rPr>
                <w:rStyle w:val="Hipervnculo"/>
                <w:rFonts w:ascii="Century Gothic" w:hAnsi="Century Gothic"/>
                <w:noProof/>
                <w:lang w:eastAsia="es-CO"/>
              </w:rPr>
              <w:t xml:space="preserve"> Nivel.</w:t>
            </w:r>
            <w:r w:rsidR="009876F0">
              <w:rPr>
                <w:noProof/>
                <w:webHidden/>
              </w:rPr>
              <w:tab/>
            </w:r>
            <w:r w:rsidR="009876F0">
              <w:rPr>
                <w:noProof/>
                <w:webHidden/>
              </w:rPr>
              <w:fldChar w:fldCharType="begin"/>
            </w:r>
            <w:r w:rsidR="009876F0">
              <w:rPr>
                <w:noProof/>
                <w:webHidden/>
              </w:rPr>
              <w:instrText xml:space="preserve"> PAGEREF _Toc448483847 \h </w:instrText>
            </w:r>
            <w:r w:rsidR="009876F0">
              <w:rPr>
                <w:noProof/>
                <w:webHidden/>
              </w:rPr>
            </w:r>
            <w:r w:rsidR="009876F0">
              <w:rPr>
                <w:noProof/>
                <w:webHidden/>
              </w:rPr>
              <w:fldChar w:fldCharType="separate"/>
            </w:r>
            <w:r w:rsidR="009876F0">
              <w:rPr>
                <w:noProof/>
                <w:webHidden/>
              </w:rPr>
              <w:t>14</w:t>
            </w:r>
            <w:r w:rsidR="009876F0">
              <w:rPr>
                <w:noProof/>
                <w:webHidden/>
              </w:rPr>
              <w:fldChar w:fldCharType="end"/>
            </w:r>
          </w:hyperlink>
        </w:p>
        <w:p w14:paraId="2E3C706C" w14:textId="77777777" w:rsidR="009876F0" w:rsidRDefault="0084138D">
          <w:pPr>
            <w:pStyle w:val="TDC3"/>
            <w:tabs>
              <w:tab w:val="left" w:pos="1100"/>
              <w:tab w:val="right" w:leader="dot" w:pos="8828"/>
            </w:tabs>
            <w:rPr>
              <w:rFonts w:eastAsiaTheme="minorEastAsia"/>
              <w:noProof/>
              <w:sz w:val="22"/>
              <w:szCs w:val="22"/>
              <w:lang w:eastAsia="es-CO"/>
            </w:rPr>
          </w:pPr>
          <w:hyperlink w:anchor="_Toc448483848" w:history="1">
            <w:r w:rsidR="009876F0" w:rsidRPr="00D30A22">
              <w:rPr>
                <w:rStyle w:val="Hipervnculo"/>
                <w:rFonts w:ascii="Century Gothic" w:hAnsi="Century Gothic"/>
                <w:b/>
                <w:noProof/>
                <w:lang w:eastAsia="es-CO"/>
              </w:rPr>
              <w:t>5.2.1.</w:t>
            </w:r>
            <w:r w:rsidR="009876F0">
              <w:rPr>
                <w:rFonts w:eastAsiaTheme="minorEastAsia"/>
                <w:noProof/>
                <w:sz w:val="22"/>
                <w:szCs w:val="22"/>
                <w:lang w:eastAsia="es-CO"/>
              </w:rPr>
              <w:tab/>
            </w:r>
            <w:r w:rsidR="009876F0" w:rsidRPr="00D30A22">
              <w:rPr>
                <w:rStyle w:val="Hipervnculo"/>
                <w:rFonts w:ascii="Century Gothic" w:eastAsia="Times New Roman" w:hAnsi="Century Gothic" w:cs="Segoe UI"/>
                <w:bCs/>
                <w:i/>
                <w:noProof/>
                <w:lang w:eastAsia="es-CO"/>
              </w:rPr>
              <w:t>Hoja Matriz Comparativa de Fuentes de Información:</w:t>
            </w:r>
            <w:r w:rsidR="009876F0">
              <w:rPr>
                <w:noProof/>
                <w:webHidden/>
              </w:rPr>
              <w:tab/>
            </w:r>
            <w:r w:rsidR="009876F0">
              <w:rPr>
                <w:noProof/>
                <w:webHidden/>
              </w:rPr>
              <w:fldChar w:fldCharType="begin"/>
            </w:r>
            <w:r w:rsidR="009876F0">
              <w:rPr>
                <w:noProof/>
                <w:webHidden/>
              </w:rPr>
              <w:instrText xml:space="preserve"> PAGEREF _Toc448483848 \h </w:instrText>
            </w:r>
            <w:r w:rsidR="009876F0">
              <w:rPr>
                <w:noProof/>
                <w:webHidden/>
              </w:rPr>
            </w:r>
            <w:r w:rsidR="009876F0">
              <w:rPr>
                <w:noProof/>
                <w:webHidden/>
              </w:rPr>
              <w:fldChar w:fldCharType="separate"/>
            </w:r>
            <w:r w:rsidR="009876F0">
              <w:rPr>
                <w:noProof/>
                <w:webHidden/>
              </w:rPr>
              <w:t>15</w:t>
            </w:r>
            <w:r w:rsidR="009876F0">
              <w:rPr>
                <w:noProof/>
                <w:webHidden/>
              </w:rPr>
              <w:fldChar w:fldCharType="end"/>
            </w:r>
          </w:hyperlink>
        </w:p>
        <w:p w14:paraId="5FB1A0F2" w14:textId="77777777" w:rsidR="009876F0" w:rsidRDefault="0084138D">
          <w:pPr>
            <w:pStyle w:val="TDC3"/>
            <w:tabs>
              <w:tab w:val="left" w:pos="1100"/>
              <w:tab w:val="right" w:leader="dot" w:pos="8828"/>
            </w:tabs>
            <w:rPr>
              <w:rFonts w:eastAsiaTheme="minorEastAsia"/>
              <w:noProof/>
              <w:sz w:val="22"/>
              <w:szCs w:val="22"/>
              <w:lang w:eastAsia="es-CO"/>
            </w:rPr>
          </w:pPr>
          <w:hyperlink w:anchor="_Toc448483851" w:history="1">
            <w:r w:rsidR="009876F0" w:rsidRPr="00D30A22">
              <w:rPr>
                <w:rStyle w:val="Hipervnculo"/>
                <w:rFonts w:ascii="Century Gothic" w:eastAsia="Times New Roman" w:hAnsi="Century Gothic" w:cs="Segoe UI"/>
                <w:b/>
                <w:noProof/>
                <w:lang w:eastAsia="es-CO"/>
              </w:rPr>
              <w:t>5.2.3.</w:t>
            </w:r>
            <w:r w:rsidR="009876F0">
              <w:rPr>
                <w:rFonts w:eastAsiaTheme="minorEastAsia"/>
                <w:noProof/>
                <w:sz w:val="22"/>
                <w:szCs w:val="22"/>
                <w:lang w:eastAsia="es-CO"/>
              </w:rPr>
              <w:tab/>
            </w:r>
            <w:r w:rsidR="009876F0" w:rsidRPr="00D30A22">
              <w:rPr>
                <w:rStyle w:val="Hipervnculo"/>
                <w:rFonts w:ascii="Century Gothic" w:eastAsia="Times New Roman" w:hAnsi="Century Gothic" w:cs="Segoe UI"/>
                <w:bCs/>
                <w:i/>
                <w:noProof/>
                <w:lang w:eastAsia="es-CO"/>
              </w:rPr>
              <w:t>Hoja Planes de Gobierno y Desarrollo por Entidad/ Modulo Smart:</w:t>
            </w:r>
            <w:r w:rsidR="009876F0">
              <w:rPr>
                <w:noProof/>
                <w:webHidden/>
              </w:rPr>
              <w:tab/>
            </w:r>
            <w:r w:rsidR="009876F0">
              <w:rPr>
                <w:noProof/>
                <w:webHidden/>
              </w:rPr>
              <w:fldChar w:fldCharType="begin"/>
            </w:r>
            <w:r w:rsidR="009876F0">
              <w:rPr>
                <w:noProof/>
                <w:webHidden/>
              </w:rPr>
              <w:instrText xml:space="preserve"> PAGEREF _Toc448483851 \h </w:instrText>
            </w:r>
            <w:r w:rsidR="009876F0">
              <w:rPr>
                <w:noProof/>
                <w:webHidden/>
              </w:rPr>
            </w:r>
            <w:r w:rsidR="009876F0">
              <w:rPr>
                <w:noProof/>
                <w:webHidden/>
              </w:rPr>
              <w:fldChar w:fldCharType="separate"/>
            </w:r>
            <w:r w:rsidR="009876F0">
              <w:rPr>
                <w:noProof/>
                <w:webHidden/>
              </w:rPr>
              <w:t>16</w:t>
            </w:r>
            <w:r w:rsidR="009876F0">
              <w:rPr>
                <w:noProof/>
                <w:webHidden/>
              </w:rPr>
              <w:fldChar w:fldCharType="end"/>
            </w:r>
          </w:hyperlink>
        </w:p>
        <w:p w14:paraId="3C784938" w14:textId="77777777" w:rsidR="009876F0" w:rsidRDefault="0084138D">
          <w:pPr>
            <w:pStyle w:val="TDC1"/>
            <w:tabs>
              <w:tab w:val="left" w:pos="440"/>
              <w:tab w:val="right" w:leader="dot" w:pos="8828"/>
            </w:tabs>
            <w:rPr>
              <w:rFonts w:asciiTheme="minorHAnsi" w:eastAsiaTheme="minorEastAsia" w:hAnsiTheme="minorHAnsi"/>
              <w:b w:val="0"/>
              <w:bCs w:val="0"/>
              <w:caps w:val="0"/>
              <w:noProof/>
              <w:sz w:val="22"/>
              <w:szCs w:val="22"/>
              <w:lang w:eastAsia="es-CO"/>
            </w:rPr>
          </w:pPr>
          <w:hyperlink w:anchor="_Toc448483852" w:history="1">
            <w:r w:rsidR="009876F0" w:rsidRPr="00D30A22">
              <w:rPr>
                <w:rStyle w:val="Hipervnculo"/>
                <w:rFonts w:ascii="Century Gothic" w:eastAsia="Times New Roman" w:hAnsi="Century Gothic"/>
                <w:noProof/>
                <w:lang w:eastAsia="es-CO"/>
              </w:rPr>
              <w:t>6.</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eastAsia="Times New Roman" w:hAnsi="Century Gothic"/>
                <w:noProof/>
                <w:lang w:eastAsia="es-CO"/>
              </w:rPr>
              <w:t>FUNCIONALIDADES POR MODULO</w:t>
            </w:r>
            <w:r w:rsidR="009876F0">
              <w:rPr>
                <w:noProof/>
                <w:webHidden/>
              </w:rPr>
              <w:tab/>
            </w:r>
            <w:r w:rsidR="009876F0">
              <w:rPr>
                <w:noProof/>
                <w:webHidden/>
              </w:rPr>
              <w:fldChar w:fldCharType="begin"/>
            </w:r>
            <w:r w:rsidR="009876F0">
              <w:rPr>
                <w:noProof/>
                <w:webHidden/>
              </w:rPr>
              <w:instrText xml:space="preserve"> PAGEREF _Toc448483852 \h </w:instrText>
            </w:r>
            <w:r w:rsidR="009876F0">
              <w:rPr>
                <w:noProof/>
                <w:webHidden/>
              </w:rPr>
            </w:r>
            <w:r w:rsidR="009876F0">
              <w:rPr>
                <w:noProof/>
                <w:webHidden/>
              </w:rPr>
              <w:fldChar w:fldCharType="separate"/>
            </w:r>
            <w:r w:rsidR="009876F0">
              <w:rPr>
                <w:noProof/>
                <w:webHidden/>
              </w:rPr>
              <w:t>17</w:t>
            </w:r>
            <w:r w:rsidR="009876F0">
              <w:rPr>
                <w:noProof/>
                <w:webHidden/>
              </w:rPr>
              <w:fldChar w:fldCharType="end"/>
            </w:r>
          </w:hyperlink>
        </w:p>
        <w:p w14:paraId="6D9DB2FF" w14:textId="77777777" w:rsidR="009876F0" w:rsidRDefault="0084138D">
          <w:pPr>
            <w:pStyle w:val="TDC1"/>
            <w:tabs>
              <w:tab w:val="left" w:pos="440"/>
              <w:tab w:val="right" w:leader="dot" w:pos="8828"/>
            </w:tabs>
            <w:rPr>
              <w:rFonts w:asciiTheme="minorHAnsi" w:eastAsiaTheme="minorEastAsia" w:hAnsiTheme="minorHAnsi"/>
              <w:b w:val="0"/>
              <w:bCs w:val="0"/>
              <w:caps w:val="0"/>
              <w:noProof/>
              <w:sz w:val="22"/>
              <w:szCs w:val="22"/>
              <w:lang w:eastAsia="es-CO"/>
            </w:rPr>
          </w:pPr>
          <w:hyperlink w:anchor="_Toc448483853" w:history="1">
            <w:r w:rsidR="009876F0" w:rsidRPr="00D30A22">
              <w:rPr>
                <w:rStyle w:val="Hipervnculo"/>
                <w:rFonts w:ascii="Century Gothic" w:eastAsia="Times New Roman" w:hAnsi="Century Gothic"/>
                <w:i/>
                <w:noProof/>
                <w:lang w:eastAsia="es-CO"/>
              </w:rPr>
              <w:t>7.</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eastAsia="Times New Roman" w:hAnsi="Century Gothic"/>
                <w:i/>
                <w:noProof/>
                <w:lang w:eastAsia="es-CO"/>
              </w:rPr>
              <w:t>PROPUESTA DE MÓDULOS</w:t>
            </w:r>
            <w:r w:rsidR="009876F0">
              <w:rPr>
                <w:noProof/>
                <w:webHidden/>
              </w:rPr>
              <w:tab/>
            </w:r>
            <w:r w:rsidR="009876F0">
              <w:rPr>
                <w:noProof/>
                <w:webHidden/>
              </w:rPr>
              <w:fldChar w:fldCharType="begin"/>
            </w:r>
            <w:r w:rsidR="009876F0">
              <w:rPr>
                <w:noProof/>
                <w:webHidden/>
              </w:rPr>
              <w:instrText xml:space="preserve"> PAGEREF _Toc448483853 \h </w:instrText>
            </w:r>
            <w:r w:rsidR="009876F0">
              <w:rPr>
                <w:noProof/>
                <w:webHidden/>
              </w:rPr>
            </w:r>
            <w:r w:rsidR="009876F0">
              <w:rPr>
                <w:noProof/>
                <w:webHidden/>
              </w:rPr>
              <w:fldChar w:fldCharType="separate"/>
            </w:r>
            <w:r w:rsidR="009876F0">
              <w:rPr>
                <w:noProof/>
                <w:webHidden/>
              </w:rPr>
              <w:t>18</w:t>
            </w:r>
            <w:r w:rsidR="009876F0">
              <w:rPr>
                <w:noProof/>
                <w:webHidden/>
              </w:rPr>
              <w:fldChar w:fldCharType="end"/>
            </w:r>
          </w:hyperlink>
        </w:p>
        <w:p w14:paraId="55E8CFAE"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54" w:history="1">
            <w:r w:rsidR="009876F0" w:rsidRPr="00D30A22">
              <w:rPr>
                <w:rStyle w:val="Hipervnculo"/>
                <w:rFonts w:ascii="Century Gothic" w:eastAsia="Times New Roman" w:hAnsi="Century Gothic" w:cs="Segoe UI"/>
                <w:noProof/>
                <w:lang w:eastAsia="es-CO"/>
              </w:rPr>
              <w:t>7.1.</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Módulo de E-Government</w:t>
            </w:r>
            <w:r w:rsidR="009876F0">
              <w:rPr>
                <w:noProof/>
                <w:webHidden/>
              </w:rPr>
              <w:tab/>
            </w:r>
            <w:r w:rsidR="009876F0">
              <w:rPr>
                <w:noProof/>
                <w:webHidden/>
              </w:rPr>
              <w:fldChar w:fldCharType="begin"/>
            </w:r>
            <w:r w:rsidR="009876F0">
              <w:rPr>
                <w:noProof/>
                <w:webHidden/>
              </w:rPr>
              <w:instrText xml:space="preserve"> PAGEREF _Toc448483854 \h </w:instrText>
            </w:r>
            <w:r w:rsidR="009876F0">
              <w:rPr>
                <w:noProof/>
                <w:webHidden/>
              </w:rPr>
            </w:r>
            <w:r w:rsidR="009876F0">
              <w:rPr>
                <w:noProof/>
                <w:webHidden/>
              </w:rPr>
              <w:fldChar w:fldCharType="separate"/>
            </w:r>
            <w:r w:rsidR="009876F0">
              <w:rPr>
                <w:noProof/>
                <w:webHidden/>
              </w:rPr>
              <w:t>18</w:t>
            </w:r>
            <w:r w:rsidR="009876F0">
              <w:rPr>
                <w:noProof/>
                <w:webHidden/>
              </w:rPr>
              <w:fldChar w:fldCharType="end"/>
            </w:r>
          </w:hyperlink>
        </w:p>
        <w:p w14:paraId="5F74278B"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55" w:history="1">
            <w:r w:rsidR="009876F0" w:rsidRPr="00D30A22">
              <w:rPr>
                <w:rStyle w:val="Hipervnculo"/>
                <w:rFonts w:ascii="Century Gothic" w:hAnsi="Century Gothic" w:cs="Arial"/>
                <w:noProof/>
              </w:rPr>
              <w:t>7.2.</w:t>
            </w:r>
            <w:r w:rsidR="009876F0">
              <w:rPr>
                <w:rFonts w:eastAsiaTheme="minorEastAsia"/>
                <w:b w:val="0"/>
                <w:bCs w:val="0"/>
                <w:noProof/>
                <w:sz w:val="22"/>
                <w:szCs w:val="22"/>
                <w:lang w:eastAsia="es-CO"/>
              </w:rPr>
              <w:tab/>
            </w:r>
            <w:r w:rsidR="009876F0" w:rsidRPr="00D30A22">
              <w:rPr>
                <w:rStyle w:val="Hipervnculo"/>
                <w:rFonts w:ascii="Century Gothic" w:hAnsi="Century Gothic" w:cs="Arial"/>
                <w:noProof/>
              </w:rPr>
              <w:t>Módulo de Movilidad</w:t>
            </w:r>
            <w:r w:rsidR="009876F0">
              <w:rPr>
                <w:noProof/>
                <w:webHidden/>
              </w:rPr>
              <w:tab/>
            </w:r>
            <w:r w:rsidR="009876F0">
              <w:rPr>
                <w:noProof/>
                <w:webHidden/>
              </w:rPr>
              <w:fldChar w:fldCharType="begin"/>
            </w:r>
            <w:r w:rsidR="009876F0">
              <w:rPr>
                <w:noProof/>
                <w:webHidden/>
              </w:rPr>
              <w:instrText xml:space="preserve"> PAGEREF _Toc448483855 \h </w:instrText>
            </w:r>
            <w:r w:rsidR="009876F0">
              <w:rPr>
                <w:noProof/>
                <w:webHidden/>
              </w:rPr>
            </w:r>
            <w:r w:rsidR="009876F0">
              <w:rPr>
                <w:noProof/>
                <w:webHidden/>
              </w:rPr>
              <w:fldChar w:fldCharType="separate"/>
            </w:r>
            <w:r w:rsidR="009876F0">
              <w:rPr>
                <w:noProof/>
                <w:webHidden/>
              </w:rPr>
              <w:t>19</w:t>
            </w:r>
            <w:r w:rsidR="009876F0">
              <w:rPr>
                <w:noProof/>
                <w:webHidden/>
              </w:rPr>
              <w:fldChar w:fldCharType="end"/>
            </w:r>
          </w:hyperlink>
        </w:p>
        <w:p w14:paraId="061DD777"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56" w:history="1">
            <w:r w:rsidR="009876F0" w:rsidRPr="00D30A22">
              <w:rPr>
                <w:rStyle w:val="Hipervnculo"/>
                <w:rFonts w:ascii="Century Gothic" w:hAnsi="Century Gothic" w:cs="Segoe UI"/>
                <w:noProof/>
              </w:rPr>
              <w:t>7.3.</w:t>
            </w:r>
            <w:r w:rsidR="009876F0">
              <w:rPr>
                <w:rFonts w:eastAsiaTheme="minorEastAsia"/>
                <w:b w:val="0"/>
                <w:bCs w:val="0"/>
                <w:noProof/>
                <w:sz w:val="22"/>
                <w:szCs w:val="22"/>
                <w:lang w:eastAsia="es-CO"/>
              </w:rPr>
              <w:tab/>
            </w:r>
            <w:r w:rsidR="009876F0" w:rsidRPr="00D30A22">
              <w:rPr>
                <w:rStyle w:val="Hipervnculo"/>
                <w:rFonts w:ascii="Century Gothic" w:hAnsi="Century Gothic" w:cs="Segoe UI"/>
                <w:noProof/>
              </w:rPr>
              <w:t>Módulo de Seguridad:</w:t>
            </w:r>
            <w:r w:rsidR="009876F0">
              <w:rPr>
                <w:noProof/>
                <w:webHidden/>
              </w:rPr>
              <w:tab/>
            </w:r>
            <w:r w:rsidR="009876F0">
              <w:rPr>
                <w:noProof/>
                <w:webHidden/>
              </w:rPr>
              <w:fldChar w:fldCharType="begin"/>
            </w:r>
            <w:r w:rsidR="009876F0">
              <w:rPr>
                <w:noProof/>
                <w:webHidden/>
              </w:rPr>
              <w:instrText xml:space="preserve"> PAGEREF _Toc448483856 \h </w:instrText>
            </w:r>
            <w:r w:rsidR="009876F0">
              <w:rPr>
                <w:noProof/>
                <w:webHidden/>
              </w:rPr>
            </w:r>
            <w:r w:rsidR="009876F0">
              <w:rPr>
                <w:noProof/>
                <w:webHidden/>
              </w:rPr>
              <w:fldChar w:fldCharType="separate"/>
            </w:r>
            <w:r w:rsidR="009876F0">
              <w:rPr>
                <w:noProof/>
                <w:webHidden/>
              </w:rPr>
              <w:t>21</w:t>
            </w:r>
            <w:r w:rsidR="009876F0">
              <w:rPr>
                <w:noProof/>
                <w:webHidden/>
              </w:rPr>
              <w:fldChar w:fldCharType="end"/>
            </w:r>
          </w:hyperlink>
        </w:p>
        <w:p w14:paraId="41DFAD26"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57" w:history="1">
            <w:r w:rsidR="009876F0" w:rsidRPr="00D30A22">
              <w:rPr>
                <w:rStyle w:val="Hipervnculo"/>
                <w:rFonts w:ascii="Century Gothic" w:eastAsia="Times New Roman" w:hAnsi="Century Gothic" w:cs="Segoe UI"/>
                <w:noProof/>
                <w:lang w:eastAsia="es-CO"/>
              </w:rPr>
              <w:t>7.4.</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Módulo de Salud</w:t>
            </w:r>
            <w:r w:rsidR="009876F0">
              <w:rPr>
                <w:noProof/>
                <w:webHidden/>
              </w:rPr>
              <w:tab/>
            </w:r>
            <w:r w:rsidR="009876F0">
              <w:rPr>
                <w:noProof/>
                <w:webHidden/>
              </w:rPr>
              <w:fldChar w:fldCharType="begin"/>
            </w:r>
            <w:r w:rsidR="009876F0">
              <w:rPr>
                <w:noProof/>
                <w:webHidden/>
              </w:rPr>
              <w:instrText xml:space="preserve"> PAGEREF _Toc448483857 \h </w:instrText>
            </w:r>
            <w:r w:rsidR="009876F0">
              <w:rPr>
                <w:noProof/>
                <w:webHidden/>
              </w:rPr>
            </w:r>
            <w:r w:rsidR="009876F0">
              <w:rPr>
                <w:noProof/>
                <w:webHidden/>
              </w:rPr>
              <w:fldChar w:fldCharType="separate"/>
            </w:r>
            <w:r w:rsidR="009876F0">
              <w:rPr>
                <w:noProof/>
                <w:webHidden/>
              </w:rPr>
              <w:t>22</w:t>
            </w:r>
            <w:r w:rsidR="009876F0">
              <w:rPr>
                <w:noProof/>
                <w:webHidden/>
              </w:rPr>
              <w:fldChar w:fldCharType="end"/>
            </w:r>
          </w:hyperlink>
        </w:p>
        <w:p w14:paraId="3D025822"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58" w:history="1">
            <w:r w:rsidR="009876F0" w:rsidRPr="00D30A22">
              <w:rPr>
                <w:rStyle w:val="Hipervnculo"/>
                <w:rFonts w:ascii="Century Gothic" w:eastAsia="Times New Roman" w:hAnsi="Century Gothic" w:cs="Segoe UI"/>
                <w:noProof/>
                <w:lang w:eastAsia="es-CO"/>
              </w:rPr>
              <w:t>7.5.</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Módulo de Educación</w:t>
            </w:r>
            <w:r w:rsidR="009876F0">
              <w:rPr>
                <w:noProof/>
                <w:webHidden/>
              </w:rPr>
              <w:tab/>
            </w:r>
            <w:r w:rsidR="009876F0">
              <w:rPr>
                <w:noProof/>
                <w:webHidden/>
              </w:rPr>
              <w:fldChar w:fldCharType="begin"/>
            </w:r>
            <w:r w:rsidR="009876F0">
              <w:rPr>
                <w:noProof/>
                <w:webHidden/>
              </w:rPr>
              <w:instrText xml:space="preserve"> PAGEREF _Toc448483858 \h </w:instrText>
            </w:r>
            <w:r w:rsidR="009876F0">
              <w:rPr>
                <w:noProof/>
                <w:webHidden/>
              </w:rPr>
            </w:r>
            <w:r w:rsidR="009876F0">
              <w:rPr>
                <w:noProof/>
                <w:webHidden/>
              </w:rPr>
              <w:fldChar w:fldCharType="separate"/>
            </w:r>
            <w:r w:rsidR="009876F0">
              <w:rPr>
                <w:noProof/>
                <w:webHidden/>
              </w:rPr>
              <w:t>23</w:t>
            </w:r>
            <w:r w:rsidR="009876F0">
              <w:rPr>
                <w:noProof/>
                <w:webHidden/>
              </w:rPr>
              <w:fldChar w:fldCharType="end"/>
            </w:r>
          </w:hyperlink>
        </w:p>
        <w:p w14:paraId="1DFBD537"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59" w:history="1">
            <w:r w:rsidR="009876F0" w:rsidRPr="00D30A22">
              <w:rPr>
                <w:rStyle w:val="Hipervnculo"/>
                <w:rFonts w:ascii="Century Gothic" w:eastAsia="Times New Roman" w:hAnsi="Century Gothic" w:cs="Segoe UI"/>
                <w:noProof/>
                <w:lang w:eastAsia="es-CO"/>
              </w:rPr>
              <w:t>7.6.</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Módulo de Medio Ambiente</w:t>
            </w:r>
            <w:r w:rsidR="009876F0">
              <w:rPr>
                <w:noProof/>
                <w:webHidden/>
              </w:rPr>
              <w:tab/>
            </w:r>
            <w:r w:rsidR="009876F0">
              <w:rPr>
                <w:noProof/>
                <w:webHidden/>
              </w:rPr>
              <w:fldChar w:fldCharType="begin"/>
            </w:r>
            <w:r w:rsidR="009876F0">
              <w:rPr>
                <w:noProof/>
                <w:webHidden/>
              </w:rPr>
              <w:instrText xml:space="preserve"> PAGEREF _Toc448483859 \h </w:instrText>
            </w:r>
            <w:r w:rsidR="009876F0">
              <w:rPr>
                <w:noProof/>
                <w:webHidden/>
              </w:rPr>
            </w:r>
            <w:r w:rsidR="009876F0">
              <w:rPr>
                <w:noProof/>
                <w:webHidden/>
              </w:rPr>
              <w:fldChar w:fldCharType="separate"/>
            </w:r>
            <w:r w:rsidR="009876F0">
              <w:rPr>
                <w:noProof/>
                <w:webHidden/>
              </w:rPr>
              <w:t>24</w:t>
            </w:r>
            <w:r w:rsidR="009876F0">
              <w:rPr>
                <w:noProof/>
                <w:webHidden/>
              </w:rPr>
              <w:fldChar w:fldCharType="end"/>
            </w:r>
          </w:hyperlink>
        </w:p>
        <w:p w14:paraId="612F4FAF"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60" w:history="1">
            <w:r w:rsidR="009876F0" w:rsidRPr="00D30A22">
              <w:rPr>
                <w:rStyle w:val="Hipervnculo"/>
                <w:rFonts w:ascii="Century Gothic" w:eastAsia="Times New Roman" w:hAnsi="Century Gothic" w:cs="Segoe UI"/>
                <w:noProof/>
                <w:lang w:eastAsia="es-CO"/>
              </w:rPr>
              <w:t>7.7.</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Módulo de Servicios Públicos</w:t>
            </w:r>
            <w:r w:rsidR="009876F0">
              <w:rPr>
                <w:noProof/>
                <w:webHidden/>
              </w:rPr>
              <w:tab/>
            </w:r>
            <w:r w:rsidR="009876F0">
              <w:rPr>
                <w:noProof/>
                <w:webHidden/>
              </w:rPr>
              <w:fldChar w:fldCharType="begin"/>
            </w:r>
            <w:r w:rsidR="009876F0">
              <w:rPr>
                <w:noProof/>
                <w:webHidden/>
              </w:rPr>
              <w:instrText xml:space="preserve"> PAGEREF _Toc448483860 \h </w:instrText>
            </w:r>
            <w:r w:rsidR="009876F0">
              <w:rPr>
                <w:noProof/>
                <w:webHidden/>
              </w:rPr>
            </w:r>
            <w:r w:rsidR="009876F0">
              <w:rPr>
                <w:noProof/>
                <w:webHidden/>
              </w:rPr>
              <w:fldChar w:fldCharType="separate"/>
            </w:r>
            <w:r w:rsidR="009876F0">
              <w:rPr>
                <w:noProof/>
                <w:webHidden/>
              </w:rPr>
              <w:t>25</w:t>
            </w:r>
            <w:r w:rsidR="009876F0">
              <w:rPr>
                <w:noProof/>
                <w:webHidden/>
              </w:rPr>
              <w:fldChar w:fldCharType="end"/>
            </w:r>
          </w:hyperlink>
        </w:p>
        <w:p w14:paraId="6F10C8F5"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61" w:history="1">
            <w:r w:rsidR="009876F0" w:rsidRPr="00D30A22">
              <w:rPr>
                <w:rStyle w:val="Hipervnculo"/>
                <w:rFonts w:ascii="Century Gothic" w:eastAsia="Times New Roman" w:hAnsi="Century Gothic" w:cs="Segoe UI"/>
                <w:noProof/>
                <w:lang w:eastAsia="es-CO"/>
              </w:rPr>
              <w:t>7.8.</w:t>
            </w:r>
            <w:r w:rsidR="009876F0">
              <w:rPr>
                <w:rFonts w:eastAsiaTheme="minorEastAsia"/>
                <w:b w:val="0"/>
                <w:bCs w:val="0"/>
                <w:noProof/>
                <w:sz w:val="22"/>
                <w:szCs w:val="22"/>
                <w:lang w:eastAsia="es-CO"/>
              </w:rPr>
              <w:tab/>
            </w:r>
            <w:r w:rsidR="009876F0" w:rsidRPr="00D30A22">
              <w:rPr>
                <w:rStyle w:val="Hipervnculo"/>
                <w:rFonts w:ascii="Century Gothic" w:eastAsia="Times New Roman" w:hAnsi="Century Gothic" w:cs="Segoe UI"/>
                <w:noProof/>
                <w:lang w:eastAsia="es-CO"/>
              </w:rPr>
              <w:t>Módulo de Otros Servicios</w:t>
            </w:r>
            <w:r w:rsidR="009876F0">
              <w:rPr>
                <w:noProof/>
                <w:webHidden/>
              </w:rPr>
              <w:tab/>
            </w:r>
            <w:r w:rsidR="009876F0">
              <w:rPr>
                <w:noProof/>
                <w:webHidden/>
              </w:rPr>
              <w:fldChar w:fldCharType="begin"/>
            </w:r>
            <w:r w:rsidR="009876F0">
              <w:rPr>
                <w:noProof/>
                <w:webHidden/>
              </w:rPr>
              <w:instrText xml:space="preserve"> PAGEREF _Toc448483861 \h </w:instrText>
            </w:r>
            <w:r w:rsidR="009876F0">
              <w:rPr>
                <w:noProof/>
                <w:webHidden/>
              </w:rPr>
            </w:r>
            <w:r w:rsidR="009876F0">
              <w:rPr>
                <w:noProof/>
                <w:webHidden/>
              </w:rPr>
              <w:fldChar w:fldCharType="separate"/>
            </w:r>
            <w:r w:rsidR="009876F0">
              <w:rPr>
                <w:noProof/>
                <w:webHidden/>
              </w:rPr>
              <w:t>25</w:t>
            </w:r>
            <w:r w:rsidR="009876F0">
              <w:rPr>
                <w:noProof/>
                <w:webHidden/>
              </w:rPr>
              <w:fldChar w:fldCharType="end"/>
            </w:r>
          </w:hyperlink>
        </w:p>
        <w:p w14:paraId="71FA5DC8" w14:textId="77777777" w:rsidR="009876F0" w:rsidRDefault="0084138D">
          <w:pPr>
            <w:pStyle w:val="TDC2"/>
            <w:tabs>
              <w:tab w:val="left" w:pos="440"/>
              <w:tab w:val="right" w:leader="dot" w:pos="8828"/>
            </w:tabs>
            <w:rPr>
              <w:rFonts w:eastAsiaTheme="minorEastAsia"/>
              <w:b w:val="0"/>
              <w:bCs w:val="0"/>
              <w:noProof/>
              <w:sz w:val="22"/>
              <w:szCs w:val="22"/>
              <w:lang w:eastAsia="es-CO"/>
            </w:rPr>
          </w:pPr>
          <w:hyperlink w:anchor="_Toc448483862" w:history="1">
            <w:r w:rsidR="009876F0" w:rsidRPr="00D30A22">
              <w:rPr>
                <w:rStyle w:val="Hipervnculo"/>
                <w:rFonts w:ascii="Century Gothic" w:hAnsi="Century Gothic"/>
                <w:noProof/>
              </w:rPr>
              <w:t>8.</w:t>
            </w:r>
            <w:r w:rsidR="009876F0">
              <w:rPr>
                <w:rFonts w:eastAsiaTheme="minorEastAsia"/>
                <w:b w:val="0"/>
                <w:bCs w:val="0"/>
                <w:noProof/>
                <w:sz w:val="22"/>
                <w:szCs w:val="22"/>
                <w:lang w:eastAsia="es-CO"/>
              </w:rPr>
              <w:tab/>
            </w:r>
            <w:r w:rsidR="009876F0" w:rsidRPr="00D30A22">
              <w:rPr>
                <w:rStyle w:val="Hipervnculo"/>
                <w:rFonts w:ascii="Century Gothic" w:hAnsi="Century Gothic"/>
                <w:noProof/>
              </w:rPr>
              <w:t>PLANES DE GOBIERNO Y DESARROLLO</w:t>
            </w:r>
            <w:r w:rsidR="009876F0">
              <w:rPr>
                <w:noProof/>
                <w:webHidden/>
              </w:rPr>
              <w:tab/>
            </w:r>
            <w:r w:rsidR="009876F0">
              <w:rPr>
                <w:noProof/>
                <w:webHidden/>
              </w:rPr>
              <w:fldChar w:fldCharType="begin"/>
            </w:r>
            <w:r w:rsidR="009876F0">
              <w:rPr>
                <w:noProof/>
                <w:webHidden/>
              </w:rPr>
              <w:instrText xml:space="preserve"> PAGEREF _Toc448483862 \h </w:instrText>
            </w:r>
            <w:r w:rsidR="009876F0">
              <w:rPr>
                <w:noProof/>
                <w:webHidden/>
              </w:rPr>
            </w:r>
            <w:r w:rsidR="009876F0">
              <w:rPr>
                <w:noProof/>
                <w:webHidden/>
              </w:rPr>
              <w:fldChar w:fldCharType="separate"/>
            </w:r>
            <w:r w:rsidR="009876F0">
              <w:rPr>
                <w:noProof/>
                <w:webHidden/>
              </w:rPr>
              <w:t>27</w:t>
            </w:r>
            <w:r w:rsidR="009876F0">
              <w:rPr>
                <w:noProof/>
                <w:webHidden/>
              </w:rPr>
              <w:fldChar w:fldCharType="end"/>
            </w:r>
          </w:hyperlink>
        </w:p>
        <w:p w14:paraId="2CECA862"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63" w:history="1">
            <w:r w:rsidR="009876F0" w:rsidRPr="00D30A22">
              <w:rPr>
                <w:rStyle w:val="Hipervnculo"/>
                <w:rFonts w:ascii="Century Gothic" w:hAnsi="Century Gothic" w:cs="Arial"/>
                <w:noProof/>
              </w:rPr>
              <w:t>8.1.</w:t>
            </w:r>
            <w:r w:rsidR="009876F0">
              <w:rPr>
                <w:rFonts w:eastAsiaTheme="minorEastAsia"/>
                <w:b w:val="0"/>
                <w:bCs w:val="0"/>
                <w:noProof/>
                <w:sz w:val="22"/>
                <w:szCs w:val="22"/>
                <w:lang w:eastAsia="es-CO"/>
              </w:rPr>
              <w:tab/>
            </w:r>
            <w:r w:rsidR="009876F0" w:rsidRPr="00D30A22">
              <w:rPr>
                <w:rStyle w:val="Hipervnculo"/>
                <w:rFonts w:ascii="Century Gothic" w:hAnsi="Century Gothic" w:cs="Arial"/>
                <w:noProof/>
              </w:rPr>
              <w:t>Plan De Gobierno</w:t>
            </w:r>
            <w:r w:rsidR="009876F0">
              <w:rPr>
                <w:noProof/>
                <w:webHidden/>
              </w:rPr>
              <w:tab/>
            </w:r>
            <w:r w:rsidR="009876F0">
              <w:rPr>
                <w:noProof/>
                <w:webHidden/>
              </w:rPr>
              <w:fldChar w:fldCharType="begin"/>
            </w:r>
            <w:r w:rsidR="009876F0">
              <w:rPr>
                <w:noProof/>
                <w:webHidden/>
              </w:rPr>
              <w:instrText xml:space="preserve"> PAGEREF _Toc448483863 \h </w:instrText>
            </w:r>
            <w:r w:rsidR="009876F0">
              <w:rPr>
                <w:noProof/>
                <w:webHidden/>
              </w:rPr>
            </w:r>
            <w:r w:rsidR="009876F0">
              <w:rPr>
                <w:noProof/>
                <w:webHidden/>
              </w:rPr>
              <w:fldChar w:fldCharType="separate"/>
            </w:r>
            <w:r w:rsidR="009876F0">
              <w:rPr>
                <w:noProof/>
                <w:webHidden/>
              </w:rPr>
              <w:t>27</w:t>
            </w:r>
            <w:r w:rsidR="009876F0">
              <w:rPr>
                <w:noProof/>
                <w:webHidden/>
              </w:rPr>
              <w:fldChar w:fldCharType="end"/>
            </w:r>
          </w:hyperlink>
        </w:p>
        <w:p w14:paraId="0E0492A5" w14:textId="77777777" w:rsidR="009876F0" w:rsidRDefault="0084138D">
          <w:pPr>
            <w:pStyle w:val="TDC2"/>
            <w:tabs>
              <w:tab w:val="left" w:pos="660"/>
              <w:tab w:val="right" w:leader="dot" w:pos="8828"/>
            </w:tabs>
            <w:rPr>
              <w:rFonts w:eastAsiaTheme="minorEastAsia"/>
              <w:b w:val="0"/>
              <w:bCs w:val="0"/>
              <w:noProof/>
              <w:sz w:val="22"/>
              <w:szCs w:val="22"/>
              <w:lang w:eastAsia="es-CO"/>
            </w:rPr>
          </w:pPr>
          <w:hyperlink w:anchor="_Toc448483864" w:history="1">
            <w:r w:rsidR="009876F0" w:rsidRPr="00D30A22">
              <w:rPr>
                <w:rStyle w:val="Hipervnculo"/>
                <w:rFonts w:ascii="Century Gothic" w:hAnsi="Century Gothic" w:cs="Arial"/>
                <w:noProof/>
              </w:rPr>
              <w:t>8.2.</w:t>
            </w:r>
            <w:r w:rsidR="009876F0">
              <w:rPr>
                <w:rFonts w:eastAsiaTheme="minorEastAsia"/>
                <w:b w:val="0"/>
                <w:bCs w:val="0"/>
                <w:noProof/>
                <w:sz w:val="22"/>
                <w:szCs w:val="22"/>
                <w:lang w:eastAsia="es-CO"/>
              </w:rPr>
              <w:tab/>
            </w:r>
            <w:r w:rsidR="009876F0" w:rsidRPr="00D30A22">
              <w:rPr>
                <w:rStyle w:val="Hipervnculo"/>
                <w:rFonts w:ascii="Century Gothic" w:hAnsi="Century Gothic" w:cs="Arial"/>
                <w:noProof/>
              </w:rPr>
              <w:t>Plan De Desarrollo</w:t>
            </w:r>
            <w:r w:rsidR="009876F0">
              <w:rPr>
                <w:noProof/>
                <w:webHidden/>
              </w:rPr>
              <w:tab/>
            </w:r>
            <w:r w:rsidR="009876F0">
              <w:rPr>
                <w:noProof/>
                <w:webHidden/>
              </w:rPr>
              <w:fldChar w:fldCharType="begin"/>
            </w:r>
            <w:r w:rsidR="009876F0">
              <w:rPr>
                <w:noProof/>
                <w:webHidden/>
              </w:rPr>
              <w:instrText xml:space="preserve"> PAGEREF _Toc448483864 \h </w:instrText>
            </w:r>
            <w:r w:rsidR="009876F0">
              <w:rPr>
                <w:noProof/>
                <w:webHidden/>
              </w:rPr>
            </w:r>
            <w:r w:rsidR="009876F0">
              <w:rPr>
                <w:noProof/>
                <w:webHidden/>
              </w:rPr>
              <w:fldChar w:fldCharType="separate"/>
            </w:r>
            <w:r w:rsidR="009876F0">
              <w:rPr>
                <w:noProof/>
                <w:webHidden/>
              </w:rPr>
              <w:t>28</w:t>
            </w:r>
            <w:r w:rsidR="009876F0">
              <w:rPr>
                <w:noProof/>
                <w:webHidden/>
              </w:rPr>
              <w:fldChar w:fldCharType="end"/>
            </w:r>
          </w:hyperlink>
        </w:p>
        <w:p w14:paraId="607A6BA7" w14:textId="77777777" w:rsidR="009876F0" w:rsidRDefault="0084138D">
          <w:pPr>
            <w:pStyle w:val="TDC1"/>
            <w:tabs>
              <w:tab w:val="left" w:pos="440"/>
              <w:tab w:val="right" w:leader="dot" w:pos="8828"/>
            </w:tabs>
            <w:rPr>
              <w:rFonts w:asciiTheme="minorHAnsi" w:eastAsiaTheme="minorEastAsia" w:hAnsiTheme="minorHAnsi"/>
              <w:b w:val="0"/>
              <w:bCs w:val="0"/>
              <w:caps w:val="0"/>
              <w:noProof/>
              <w:sz w:val="22"/>
              <w:szCs w:val="22"/>
              <w:lang w:eastAsia="es-CO"/>
            </w:rPr>
          </w:pPr>
          <w:hyperlink w:anchor="_Toc448483865" w:history="1">
            <w:r w:rsidR="009876F0" w:rsidRPr="00D30A22">
              <w:rPr>
                <w:rStyle w:val="Hipervnculo"/>
                <w:rFonts w:ascii="Century Gothic" w:hAnsi="Century Gothic"/>
                <w:i/>
                <w:noProof/>
              </w:rPr>
              <w:t>9.</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hAnsi="Century Gothic"/>
                <w:i/>
                <w:noProof/>
              </w:rPr>
              <w:t>CONCLUSIONES</w:t>
            </w:r>
            <w:r w:rsidR="009876F0">
              <w:rPr>
                <w:noProof/>
                <w:webHidden/>
              </w:rPr>
              <w:tab/>
            </w:r>
            <w:r w:rsidR="009876F0">
              <w:rPr>
                <w:noProof/>
                <w:webHidden/>
              </w:rPr>
              <w:fldChar w:fldCharType="begin"/>
            </w:r>
            <w:r w:rsidR="009876F0">
              <w:rPr>
                <w:noProof/>
                <w:webHidden/>
              </w:rPr>
              <w:instrText xml:space="preserve"> PAGEREF _Toc448483865 \h </w:instrText>
            </w:r>
            <w:r w:rsidR="009876F0">
              <w:rPr>
                <w:noProof/>
                <w:webHidden/>
              </w:rPr>
            </w:r>
            <w:r w:rsidR="009876F0">
              <w:rPr>
                <w:noProof/>
                <w:webHidden/>
              </w:rPr>
              <w:fldChar w:fldCharType="separate"/>
            </w:r>
            <w:r w:rsidR="009876F0">
              <w:rPr>
                <w:noProof/>
                <w:webHidden/>
              </w:rPr>
              <w:t>30</w:t>
            </w:r>
            <w:r w:rsidR="009876F0">
              <w:rPr>
                <w:noProof/>
                <w:webHidden/>
              </w:rPr>
              <w:fldChar w:fldCharType="end"/>
            </w:r>
          </w:hyperlink>
        </w:p>
        <w:p w14:paraId="5380C9D9" w14:textId="77777777" w:rsidR="009876F0" w:rsidRDefault="0084138D">
          <w:pPr>
            <w:pStyle w:val="TDC1"/>
            <w:tabs>
              <w:tab w:val="left" w:pos="660"/>
              <w:tab w:val="right" w:leader="dot" w:pos="8828"/>
            </w:tabs>
            <w:rPr>
              <w:rFonts w:asciiTheme="minorHAnsi" w:eastAsiaTheme="minorEastAsia" w:hAnsiTheme="minorHAnsi"/>
              <w:b w:val="0"/>
              <w:bCs w:val="0"/>
              <w:caps w:val="0"/>
              <w:noProof/>
              <w:sz w:val="22"/>
              <w:szCs w:val="22"/>
              <w:lang w:eastAsia="es-CO"/>
            </w:rPr>
          </w:pPr>
          <w:hyperlink w:anchor="_Toc448483866" w:history="1">
            <w:r w:rsidR="009876F0" w:rsidRPr="00D30A22">
              <w:rPr>
                <w:rStyle w:val="Hipervnculo"/>
                <w:rFonts w:ascii="Century Gothic" w:hAnsi="Century Gothic" w:cs="Arial"/>
                <w:noProof/>
              </w:rPr>
              <w:t>10.</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hAnsi="Century Gothic" w:cs="Arial"/>
                <w:noProof/>
              </w:rPr>
              <w:t>REFERENCIAS DE CONSULTA</w:t>
            </w:r>
            <w:r w:rsidR="009876F0">
              <w:rPr>
                <w:noProof/>
                <w:webHidden/>
              </w:rPr>
              <w:tab/>
            </w:r>
            <w:r w:rsidR="009876F0">
              <w:rPr>
                <w:noProof/>
                <w:webHidden/>
              </w:rPr>
              <w:fldChar w:fldCharType="begin"/>
            </w:r>
            <w:r w:rsidR="009876F0">
              <w:rPr>
                <w:noProof/>
                <w:webHidden/>
              </w:rPr>
              <w:instrText xml:space="preserve"> PAGEREF _Toc448483866 \h </w:instrText>
            </w:r>
            <w:r w:rsidR="009876F0">
              <w:rPr>
                <w:noProof/>
                <w:webHidden/>
              </w:rPr>
            </w:r>
            <w:r w:rsidR="009876F0">
              <w:rPr>
                <w:noProof/>
                <w:webHidden/>
              </w:rPr>
              <w:fldChar w:fldCharType="separate"/>
            </w:r>
            <w:r w:rsidR="009876F0">
              <w:rPr>
                <w:noProof/>
                <w:webHidden/>
              </w:rPr>
              <w:t>32</w:t>
            </w:r>
            <w:r w:rsidR="009876F0">
              <w:rPr>
                <w:noProof/>
                <w:webHidden/>
              </w:rPr>
              <w:fldChar w:fldCharType="end"/>
            </w:r>
          </w:hyperlink>
        </w:p>
        <w:p w14:paraId="0ECC5E0E" w14:textId="77777777" w:rsidR="009876F0" w:rsidRDefault="0084138D">
          <w:pPr>
            <w:pStyle w:val="TDC1"/>
            <w:tabs>
              <w:tab w:val="left" w:pos="660"/>
              <w:tab w:val="right" w:leader="dot" w:pos="8828"/>
            </w:tabs>
            <w:rPr>
              <w:rFonts w:asciiTheme="minorHAnsi" w:eastAsiaTheme="minorEastAsia" w:hAnsiTheme="minorHAnsi"/>
              <w:b w:val="0"/>
              <w:bCs w:val="0"/>
              <w:caps w:val="0"/>
              <w:noProof/>
              <w:sz w:val="22"/>
              <w:szCs w:val="22"/>
              <w:lang w:eastAsia="es-CO"/>
            </w:rPr>
          </w:pPr>
          <w:hyperlink w:anchor="_Toc448483867" w:history="1">
            <w:r w:rsidR="009876F0" w:rsidRPr="00D30A22">
              <w:rPr>
                <w:rStyle w:val="Hipervnculo"/>
                <w:rFonts w:ascii="Century Gothic" w:hAnsi="Century Gothic" w:cs="Arial"/>
                <w:noProof/>
              </w:rPr>
              <w:t>11.</w:t>
            </w:r>
            <w:r w:rsidR="009876F0">
              <w:rPr>
                <w:rFonts w:asciiTheme="minorHAnsi" w:eastAsiaTheme="minorEastAsia" w:hAnsiTheme="minorHAnsi"/>
                <w:b w:val="0"/>
                <w:bCs w:val="0"/>
                <w:caps w:val="0"/>
                <w:noProof/>
                <w:sz w:val="22"/>
                <w:szCs w:val="22"/>
                <w:lang w:eastAsia="es-CO"/>
              </w:rPr>
              <w:tab/>
            </w:r>
            <w:r w:rsidR="009876F0" w:rsidRPr="00D30A22">
              <w:rPr>
                <w:rStyle w:val="Hipervnculo"/>
                <w:rFonts w:ascii="Century Gothic" w:hAnsi="Century Gothic" w:cs="Arial"/>
                <w:noProof/>
              </w:rPr>
              <w:t>ANEXOS</w:t>
            </w:r>
            <w:r w:rsidR="009876F0">
              <w:rPr>
                <w:noProof/>
                <w:webHidden/>
              </w:rPr>
              <w:tab/>
            </w:r>
            <w:r w:rsidR="009876F0">
              <w:rPr>
                <w:noProof/>
                <w:webHidden/>
              </w:rPr>
              <w:fldChar w:fldCharType="begin"/>
            </w:r>
            <w:r w:rsidR="009876F0">
              <w:rPr>
                <w:noProof/>
                <w:webHidden/>
              </w:rPr>
              <w:instrText xml:space="preserve"> PAGEREF _Toc448483867 \h </w:instrText>
            </w:r>
            <w:r w:rsidR="009876F0">
              <w:rPr>
                <w:noProof/>
                <w:webHidden/>
              </w:rPr>
            </w:r>
            <w:r w:rsidR="009876F0">
              <w:rPr>
                <w:noProof/>
                <w:webHidden/>
              </w:rPr>
              <w:fldChar w:fldCharType="separate"/>
            </w:r>
            <w:r w:rsidR="009876F0">
              <w:rPr>
                <w:noProof/>
                <w:webHidden/>
              </w:rPr>
              <w:t>33</w:t>
            </w:r>
            <w:r w:rsidR="009876F0">
              <w:rPr>
                <w:noProof/>
                <w:webHidden/>
              </w:rPr>
              <w:fldChar w:fldCharType="end"/>
            </w:r>
          </w:hyperlink>
        </w:p>
        <w:p w14:paraId="5140F8DB" w14:textId="77777777" w:rsidR="00F51874" w:rsidRPr="008E19E0" w:rsidRDefault="006A507E" w:rsidP="008E19E0">
          <w:pPr>
            <w:rPr>
              <w:rStyle w:val="normaltextrun"/>
            </w:rPr>
            <w:sectPr w:rsidR="00F51874" w:rsidRPr="008E19E0" w:rsidSect="00F14E97">
              <w:headerReference w:type="default" r:id="rId10"/>
              <w:pgSz w:w="12240" w:h="15840"/>
              <w:pgMar w:top="1417" w:right="1701" w:bottom="1417" w:left="1701" w:header="708" w:footer="708" w:gutter="0"/>
              <w:cols w:space="708"/>
              <w:docGrid w:linePitch="360"/>
            </w:sectPr>
          </w:pPr>
          <w:r>
            <w:rPr>
              <w:b/>
              <w:bCs/>
              <w:lang w:val="es-ES"/>
            </w:rPr>
            <w:fldChar w:fldCharType="end"/>
          </w:r>
        </w:p>
      </w:sdtContent>
    </w:sdt>
    <w:p w14:paraId="4497C51F" w14:textId="77777777" w:rsidR="002048F6" w:rsidRPr="00F14E97" w:rsidRDefault="002048F6" w:rsidP="008E19E0">
      <w:pPr>
        <w:rPr>
          <w:rStyle w:val="normaltextrun"/>
          <w:rFonts w:ascii="Century Gothic" w:hAnsi="Century Gothic"/>
          <w:b/>
          <w:bCs/>
          <w:color w:val="000000"/>
          <w:shd w:val="clear" w:color="auto" w:fill="FFFFFF"/>
        </w:rPr>
      </w:pPr>
    </w:p>
    <w:p w14:paraId="0D720EC1" w14:textId="77777777" w:rsidR="00AE0CD2" w:rsidRPr="00F14E97" w:rsidRDefault="00797F3E" w:rsidP="009D505C">
      <w:pPr>
        <w:jc w:val="center"/>
        <w:rPr>
          <w:rStyle w:val="normaltextrun"/>
          <w:rFonts w:ascii="Century Gothic" w:hAnsi="Century Gothic"/>
          <w:b/>
          <w:bCs/>
          <w:color w:val="000000"/>
          <w:shd w:val="clear" w:color="auto" w:fill="FFFFFF"/>
        </w:rPr>
      </w:pPr>
      <w:r w:rsidRPr="00F14E97">
        <w:rPr>
          <w:rStyle w:val="normaltextrun"/>
          <w:rFonts w:ascii="Century Gothic" w:hAnsi="Century Gothic"/>
          <w:b/>
          <w:bCs/>
          <w:color w:val="000000"/>
          <w:shd w:val="clear" w:color="auto" w:fill="FFFFFF"/>
        </w:rPr>
        <w:t>GRÁFICOS</w:t>
      </w:r>
    </w:p>
    <w:p w14:paraId="6BACC971" w14:textId="77777777" w:rsidR="007A5A88" w:rsidRPr="00F14E97" w:rsidRDefault="007A5A88" w:rsidP="00F14E97">
      <w:pPr>
        <w:jc w:val="both"/>
        <w:rPr>
          <w:rStyle w:val="normaltextrun"/>
          <w:rFonts w:ascii="Century Gothic" w:hAnsi="Century Gothic"/>
          <w:b/>
          <w:bCs/>
          <w:color w:val="000000"/>
          <w:shd w:val="clear" w:color="auto" w:fill="FFFFFF"/>
        </w:rPr>
      </w:pPr>
    </w:p>
    <w:p w14:paraId="5EB8F141" w14:textId="77777777" w:rsidR="00206424" w:rsidRPr="00F14E97" w:rsidRDefault="007A5A88" w:rsidP="00F14E97">
      <w:pPr>
        <w:pStyle w:val="Tabladeilustraciones"/>
        <w:tabs>
          <w:tab w:val="right" w:leader="dot" w:pos="8828"/>
        </w:tabs>
        <w:jc w:val="both"/>
        <w:rPr>
          <w:rFonts w:ascii="Century Gothic" w:eastAsiaTheme="minorEastAsia" w:hAnsi="Century Gothic"/>
          <w:noProof/>
          <w:lang w:eastAsia="es-CO"/>
        </w:rPr>
      </w:pPr>
      <w:r w:rsidRPr="00F14E97">
        <w:rPr>
          <w:rStyle w:val="normaltextrun"/>
          <w:rFonts w:ascii="Century Gothic" w:hAnsi="Century Gothic"/>
          <w:b/>
          <w:bCs/>
          <w:color w:val="000000"/>
          <w:shd w:val="clear" w:color="auto" w:fill="FFFFFF"/>
        </w:rPr>
        <w:fldChar w:fldCharType="begin"/>
      </w:r>
      <w:r w:rsidRPr="00F14E97">
        <w:rPr>
          <w:rStyle w:val="normaltextrun"/>
          <w:rFonts w:ascii="Century Gothic" w:hAnsi="Century Gothic"/>
          <w:b/>
          <w:bCs/>
          <w:color w:val="000000"/>
          <w:shd w:val="clear" w:color="auto" w:fill="FFFFFF"/>
        </w:rPr>
        <w:instrText xml:space="preserve"> TOC \h \z \c "Grafica" </w:instrText>
      </w:r>
      <w:r w:rsidRPr="00F14E97">
        <w:rPr>
          <w:rStyle w:val="normaltextrun"/>
          <w:rFonts w:ascii="Century Gothic" w:hAnsi="Century Gothic"/>
          <w:b/>
          <w:bCs/>
          <w:color w:val="000000"/>
          <w:shd w:val="clear" w:color="auto" w:fill="FFFFFF"/>
        </w:rPr>
        <w:fldChar w:fldCharType="separate"/>
      </w:r>
      <w:hyperlink w:anchor="_Toc448415471" w:history="1">
        <w:r w:rsidR="00206424" w:rsidRPr="00F14E97">
          <w:rPr>
            <w:rStyle w:val="Hipervnculo"/>
            <w:rFonts w:ascii="Century Gothic" w:hAnsi="Century Gothic"/>
            <w:noProof/>
          </w:rPr>
          <w:t>Grafica 1. Porcentajes de Información por Fuente.</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_Toc448415471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6</w:t>
        </w:r>
        <w:r w:rsidR="00206424" w:rsidRPr="00F14E97">
          <w:rPr>
            <w:rFonts w:ascii="Century Gothic" w:hAnsi="Century Gothic"/>
            <w:noProof/>
            <w:webHidden/>
          </w:rPr>
          <w:fldChar w:fldCharType="end"/>
        </w:r>
      </w:hyperlink>
    </w:p>
    <w:p w14:paraId="780C3888"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72" w:history="1">
        <w:r w:rsidR="00206424" w:rsidRPr="00F14E97">
          <w:rPr>
            <w:rStyle w:val="Hipervnculo"/>
            <w:rFonts w:ascii="Century Gothic" w:hAnsi="Century Gothic"/>
            <w:noProof/>
          </w:rPr>
          <w:t>Grafica 2. Aporte Información por fuentes Modulo E-Government.</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_Toc448415472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10</w:t>
        </w:r>
        <w:r w:rsidR="00206424" w:rsidRPr="00F14E97">
          <w:rPr>
            <w:rFonts w:ascii="Century Gothic" w:hAnsi="Century Gothic"/>
            <w:noProof/>
            <w:webHidden/>
          </w:rPr>
          <w:fldChar w:fldCharType="end"/>
        </w:r>
      </w:hyperlink>
    </w:p>
    <w:p w14:paraId="07E1A528"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73" w:history="1">
        <w:r w:rsidR="00206424" w:rsidRPr="00F14E97">
          <w:rPr>
            <w:rStyle w:val="Hipervnculo"/>
            <w:rFonts w:ascii="Century Gothic" w:hAnsi="Century Gothic"/>
            <w:noProof/>
          </w:rPr>
          <w:t>Grafica 3. Aporte de Información por  fuentes Modulo Seguridad.</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_Toc448415473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11</w:t>
        </w:r>
        <w:r w:rsidR="00206424" w:rsidRPr="00F14E97">
          <w:rPr>
            <w:rFonts w:ascii="Century Gothic" w:hAnsi="Century Gothic"/>
            <w:noProof/>
            <w:webHidden/>
          </w:rPr>
          <w:fldChar w:fldCharType="end"/>
        </w:r>
      </w:hyperlink>
    </w:p>
    <w:p w14:paraId="7689AACC"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74" w:history="1">
        <w:r w:rsidR="00206424" w:rsidRPr="00F14E97">
          <w:rPr>
            <w:rStyle w:val="Hipervnculo"/>
            <w:rFonts w:ascii="Century Gothic" w:hAnsi="Century Gothic"/>
            <w:noProof/>
          </w:rPr>
          <w:t>Grafica 4. Aporte Información de fuentes por Modulo Movilidad.</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_Toc448415474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11</w:t>
        </w:r>
        <w:r w:rsidR="00206424" w:rsidRPr="00F14E97">
          <w:rPr>
            <w:rFonts w:ascii="Century Gothic" w:hAnsi="Century Gothic"/>
            <w:noProof/>
            <w:webHidden/>
          </w:rPr>
          <w:fldChar w:fldCharType="end"/>
        </w:r>
      </w:hyperlink>
    </w:p>
    <w:p w14:paraId="1A6A47F3"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75" w:history="1">
        <w:r w:rsidR="00206424" w:rsidRPr="00F14E97">
          <w:rPr>
            <w:rStyle w:val="Hipervnculo"/>
            <w:rFonts w:ascii="Century Gothic" w:hAnsi="Century Gothic"/>
            <w:noProof/>
          </w:rPr>
          <w:t>Grafica 5. Aporte Información de fuentes Modulo Salud.</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_Toc448415475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12</w:t>
        </w:r>
        <w:r w:rsidR="00206424" w:rsidRPr="00F14E97">
          <w:rPr>
            <w:rFonts w:ascii="Century Gothic" w:hAnsi="Century Gothic"/>
            <w:noProof/>
            <w:webHidden/>
          </w:rPr>
          <w:fldChar w:fldCharType="end"/>
        </w:r>
      </w:hyperlink>
    </w:p>
    <w:p w14:paraId="7A570838"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76" w:history="1">
        <w:r w:rsidR="00206424" w:rsidRPr="00F14E97">
          <w:rPr>
            <w:rStyle w:val="Hipervnculo"/>
            <w:rFonts w:ascii="Century Gothic" w:hAnsi="Century Gothic"/>
            <w:noProof/>
          </w:rPr>
          <w:t>Grafica 6. Aporte Información de fuentes Modulo Educación.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_Toc448415476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13</w:t>
        </w:r>
        <w:r w:rsidR="00206424" w:rsidRPr="00F14E97">
          <w:rPr>
            <w:rFonts w:ascii="Century Gothic" w:hAnsi="Century Gothic"/>
            <w:noProof/>
            <w:webHidden/>
          </w:rPr>
          <w:fldChar w:fldCharType="end"/>
        </w:r>
      </w:hyperlink>
    </w:p>
    <w:p w14:paraId="77E34F77"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77" w:history="1">
        <w:r w:rsidR="00206424" w:rsidRPr="00F14E97">
          <w:rPr>
            <w:rStyle w:val="Hipervnculo"/>
            <w:rFonts w:ascii="Century Gothic" w:hAnsi="Century Gothic"/>
            <w:noProof/>
          </w:rPr>
          <w:t>Grafica 7. Aporte información de fuentes Modulo Medio Ambiente.</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_Toc448415477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13</w:t>
        </w:r>
        <w:r w:rsidR="00206424" w:rsidRPr="00F14E97">
          <w:rPr>
            <w:rFonts w:ascii="Century Gothic" w:hAnsi="Century Gothic"/>
            <w:noProof/>
            <w:webHidden/>
          </w:rPr>
          <w:fldChar w:fldCharType="end"/>
        </w:r>
      </w:hyperlink>
    </w:p>
    <w:p w14:paraId="666C83A3"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78" w:history="1">
        <w:r w:rsidR="00206424" w:rsidRPr="00F14E97">
          <w:rPr>
            <w:rStyle w:val="Hipervnculo"/>
            <w:rFonts w:ascii="Century Gothic" w:hAnsi="Century Gothic"/>
            <w:noProof/>
          </w:rPr>
          <w:t>Grafica 8. Aporte Información de fuentes por Modulo Otros Servicios.</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_Toc448415478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14</w:t>
        </w:r>
        <w:r w:rsidR="00206424" w:rsidRPr="00F14E97">
          <w:rPr>
            <w:rFonts w:ascii="Century Gothic" w:hAnsi="Century Gothic"/>
            <w:noProof/>
            <w:webHidden/>
          </w:rPr>
          <w:fldChar w:fldCharType="end"/>
        </w:r>
      </w:hyperlink>
    </w:p>
    <w:p w14:paraId="6C02E458"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79" w:history="1">
        <w:r w:rsidR="00206424" w:rsidRPr="00F14E97">
          <w:rPr>
            <w:rStyle w:val="Hipervnculo"/>
            <w:rFonts w:ascii="Century Gothic" w:hAnsi="Century Gothic"/>
            <w:noProof/>
          </w:rPr>
          <w:t>Grafica 9. Funcionalidades por Modulo.</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_Toc448415479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19</w:t>
        </w:r>
        <w:r w:rsidR="00206424" w:rsidRPr="00F14E97">
          <w:rPr>
            <w:rFonts w:ascii="Century Gothic" w:hAnsi="Century Gothic"/>
            <w:noProof/>
            <w:webHidden/>
          </w:rPr>
          <w:fldChar w:fldCharType="end"/>
        </w:r>
      </w:hyperlink>
    </w:p>
    <w:p w14:paraId="45FF05E5"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80" w:history="1">
        <w:r w:rsidR="00206424" w:rsidRPr="00F14E97">
          <w:rPr>
            <w:rStyle w:val="Hipervnculo"/>
            <w:rFonts w:ascii="Century Gothic" w:hAnsi="Century Gothic"/>
            <w:noProof/>
          </w:rPr>
          <w:t>Grafica 10. Estado de Funcionalidades.</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_Toc448415480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20</w:t>
        </w:r>
        <w:r w:rsidR="00206424" w:rsidRPr="00F14E97">
          <w:rPr>
            <w:rFonts w:ascii="Century Gothic" w:hAnsi="Century Gothic"/>
            <w:noProof/>
            <w:webHidden/>
          </w:rPr>
          <w:fldChar w:fldCharType="end"/>
        </w:r>
      </w:hyperlink>
    </w:p>
    <w:p w14:paraId="6391FAD4"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r:id="rId11" w:anchor="_Toc448415481" w:history="1">
        <w:r w:rsidR="00206424" w:rsidRPr="00F14E97">
          <w:rPr>
            <w:rStyle w:val="Hipervnculo"/>
            <w:rFonts w:ascii="Century Gothic" w:hAnsi="Century Gothic"/>
            <w:noProof/>
          </w:rPr>
          <w:t>Grafica 11. Entes que Intervienen.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_Toc448415481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22</w:t>
        </w:r>
        <w:r w:rsidR="00206424" w:rsidRPr="00F14E97">
          <w:rPr>
            <w:rFonts w:ascii="Century Gothic" w:hAnsi="Century Gothic"/>
            <w:noProof/>
            <w:webHidden/>
          </w:rPr>
          <w:fldChar w:fldCharType="end"/>
        </w:r>
      </w:hyperlink>
    </w:p>
    <w:p w14:paraId="725092A5"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82" w:history="1">
        <w:r w:rsidR="00206424" w:rsidRPr="00F14E97">
          <w:rPr>
            <w:rStyle w:val="Hipervnculo"/>
            <w:rFonts w:ascii="Century Gothic" w:hAnsi="Century Gothic"/>
            <w:noProof/>
          </w:rPr>
          <w:t>Grafica 12. Entes que Intervienen.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_Toc448415482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24</w:t>
        </w:r>
        <w:r w:rsidR="00206424" w:rsidRPr="00F14E97">
          <w:rPr>
            <w:rFonts w:ascii="Century Gothic" w:hAnsi="Century Gothic"/>
            <w:noProof/>
            <w:webHidden/>
          </w:rPr>
          <w:fldChar w:fldCharType="end"/>
        </w:r>
      </w:hyperlink>
    </w:p>
    <w:p w14:paraId="1816B8E8"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83" w:history="1">
        <w:r w:rsidR="00206424" w:rsidRPr="00F14E97">
          <w:rPr>
            <w:rStyle w:val="Hipervnculo"/>
            <w:rFonts w:ascii="Century Gothic" w:hAnsi="Century Gothic"/>
            <w:noProof/>
          </w:rPr>
          <w:t>Grafica 13. Entes que Intervienen.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_Toc448415483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25</w:t>
        </w:r>
        <w:r w:rsidR="00206424" w:rsidRPr="00F14E97">
          <w:rPr>
            <w:rFonts w:ascii="Century Gothic" w:hAnsi="Century Gothic"/>
            <w:noProof/>
            <w:webHidden/>
          </w:rPr>
          <w:fldChar w:fldCharType="end"/>
        </w:r>
      </w:hyperlink>
    </w:p>
    <w:p w14:paraId="3AC06496"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84" w:history="1">
        <w:r w:rsidR="00206424" w:rsidRPr="00F14E97">
          <w:rPr>
            <w:rStyle w:val="Hipervnculo"/>
            <w:rFonts w:ascii="Century Gothic" w:hAnsi="Century Gothic"/>
            <w:noProof/>
          </w:rPr>
          <w:t>Grafica 14. Entes que intervienen.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_Toc448415484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27</w:t>
        </w:r>
        <w:r w:rsidR="00206424" w:rsidRPr="00F14E97">
          <w:rPr>
            <w:rFonts w:ascii="Century Gothic" w:hAnsi="Century Gothic"/>
            <w:noProof/>
            <w:webHidden/>
          </w:rPr>
          <w:fldChar w:fldCharType="end"/>
        </w:r>
      </w:hyperlink>
    </w:p>
    <w:p w14:paraId="01DFB333"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85" w:history="1">
        <w:r w:rsidR="00206424" w:rsidRPr="00F14E97">
          <w:rPr>
            <w:rStyle w:val="Hipervnculo"/>
            <w:rFonts w:ascii="Century Gothic" w:hAnsi="Century Gothic"/>
            <w:noProof/>
          </w:rPr>
          <w:t>Grafica 15. Entes que Intervienen.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_Toc448415485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28</w:t>
        </w:r>
        <w:r w:rsidR="00206424" w:rsidRPr="00F14E97">
          <w:rPr>
            <w:rFonts w:ascii="Century Gothic" w:hAnsi="Century Gothic"/>
            <w:noProof/>
            <w:webHidden/>
          </w:rPr>
          <w:fldChar w:fldCharType="end"/>
        </w:r>
      </w:hyperlink>
    </w:p>
    <w:p w14:paraId="7DEA63CC"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86" w:history="1">
        <w:r w:rsidR="00206424" w:rsidRPr="00F14E97">
          <w:rPr>
            <w:rStyle w:val="Hipervnculo"/>
            <w:rFonts w:ascii="Century Gothic" w:hAnsi="Century Gothic"/>
            <w:noProof/>
          </w:rPr>
          <w:t>Grafica 16. Entes que Intervienen.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_Toc448415486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29</w:t>
        </w:r>
        <w:r w:rsidR="00206424" w:rsidRPr="00F14E97">
          <w:rPr>
            <w:rFonts w:ascii="Century Gothic" w:hAnsi="Century Gothic"/>
            <w:noProof/>
            <w:webHidden/>
          </w:rPr>
          <w:fldChar w:fldCharType="end"/>
        </w:r>
      </w:hyperlink>
    </w:p>
    <w:p w14:paraId="240372C3"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87" w:history="1">
        <w:r w:rsidR="00206424" w:rsidRPr="00F14E97">
          <w:rPr>
            <w:rStyle w:val="Hipervnculo"/>
            <w:rFonts w:ascii="Century Gothic" w:hAnsi="Century Gothic"/>
            <w:noProof/>
          </w:rPr>
          <w:t>Grafica 17. Entes que intervienen.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_Toc448415487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30</w:t>
        </w:r>
        <w:r w:rsidR="00206424" w:rsidRPr="00F14E97">
          <w:rPr>
            <w:rFonts w:ascii="Century Gothic" w:hAnsi="Century Gothic"/>
            <w:noProof/>
            <w:webHidden/>
          </w:rPr>
          <w:fldChar w:fldCharType="end"/>
        </w:r>
      </w:hyperlink>
    </w:p>
    <w:p w14:paraId="335671BE" w14:textId="77777777" w:rsidR="00206424"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15488" w:history="1">
        <w:r w:rsidR="00206424" w:rsidRPr="00F14E97">
          <w:rPr>
            <w:rStyle w:val="Hipervnculo"/>
            <w:rFonts w:ascii="Century Gothic" w:hAnsi="Century Gothic"/>
            <w:noProof/>
          </w:rPr>
          <w:t>Grafica 18. Entes que Intervienen.</w:t>
        </w:r>
        <w:r w:rsidR="00206424" w:rsidRPr="00F14E97">
          <w:rPr>
            <w:rFonts w:ascii="Century Gothic" w:hAnsi="Century Gothic"/>
            <w:noProof/>
            <w:webHidden/>
          </w:rPr>
          <w:tab/>
        </w:r>
        <w:r w:rsidR="00206424" w:rsidRPr="00F14E97">
          <w:rPr>
            <w:rFonts w:ascii="Century Gothic" w:hAnsi="Century Gothic"/>
            <w:noProof/>
            <w:webHidden/>
          </w:rPr>
          <w:fldChar w:fldCharType="begin"/>
        </w:r>
        <w:r w:rsidR="00206424" w:rsidRPr="00F14E97">
          <w:rPr>
            <w:rFonts w:ascii="Century Gothic" w:hAnsi="Century Gothic"/>
            <w:noProof/>
            <w:webHidden/>
          </w:rPr>
          <w:instrText xml:space="preserve"> PAGEREF _Toc448415488 \h </w:instrText>
        </w:r>
        <w:r w:rsidR="00206424" w:rsidRPr="00F14E97">
          <w:rPr>
            <w:rFonts w:ascii="Century Gothic" w:hAnsi="Century Gothic"/>
            <w:noProof/>
            <w:webHidden/>
          </w:rPr>
        </w:r>
        <w:r w:rsidR="00206424" w:rsidRPr="00F14E97">
          <w:rPr>
            <w:rFonts w:ascii="Century Gothic" w:hAnsi="Century Gothic"/>
            <w:noProof/>
            <w:webHidden/>
          </w:rPr>
          <w:fldChar w:fldCharType="separate"/>
        </w:r>
        <w:r w:rsidR="00206424" w:rsidRPr="00F14E97">
          <w:rPr>
            <w:rFonts w:ascii="Century Gothic" w:hAnsi="Century Gothic"/>
            <w:noProof/>
            <w:webHidden/>
          </w:rPr>
          <w:t>32</w:t>
        </w:r>
        <w:r w:rsidR="00206424" w:rsidRPr="00F14E97">
          <w:rPr>
            <w:rFonts w:ascii="Century Gothic" w:hAnsi="Century Gothic"/>
            <w:noProof/>
            <w:webHidden/>
          </w:rPr>
          <w:fldChar w:fldCharType="end"/>
        </w:r>
      </w:hyperlink>
    </w:p>
    <w:p w14:paraId="165643C4" w14:textId="77777777" w:rsidR="007A5A88" w:rsidRPr="00F14E97" w:rsidRDefault="007A5A88" w:rsidP="00F14E97">
      <w:pPr>
        <w:jc w:val="both"/>
        <w:rPr>
          <w:rStyle w:val="normaltextrun"/>
          <w:rFonts w:ascii="Century Gothic" w:hAnsi="Century Gothic"/>
          <w:b/>
          <w:bCs/>
          <w:color w:val="000000"/>
          <w:shd w:val="clear" w:color="auto" w:fill="FFFFFF"/>
        </w:rPr>
      </w:pPr>
      <w:r w:rsidRPr="00F14E97">
        <w:rPr>
          <w:rStyle w:val="normaltextrun"/>
          <w:rFonts w:ascii="Century Gothic" w:hAnsi="Century Gothic"/>
          <w:b/>
          <w:bCs/>
          <w:color w:val="000000"/>
          <w:shd w:val="clear" w:color="auto" w:fill="FFFFFF"/>
        </w:rPr>
        <w:fldChar w:fldCharType="end"/>
      </w:r>
    </w:p>
    <w:p w14:paraId="06728375" w14:textId="77777777" w:rsidR="00555671" w:rsidRPr="00F14E97" w:rsidRDefault="00555671" w:rsidP="00F14E97">
      <w:pPr>
        <w:jc w:val="both"/>
        <w:rPr>
          <w:rStyle w:val="normaltextrun"/>
          <w:rFonts w:ascii="Century Gothic" w:hAnsi="Century Gothic"/>
          <w:b/>
          <w:bCs/>
          <w:color w:val="000000"/>
          <w:shd w:val="clear" w:color="auto" w:fill="FFFFFF"/>
        </w:rPr>
      </w:pPr>
      <w:r w:rsidRPr="00F14E97">
        <w:rPr>
          <w:rStyle w:val="normaltextrun"/>
          <w:rFonts w:ascii="Century Gothic" w:hAnsi="Century Gothic"/>
          <w:b/>
          <w:bCs/>
          <w:color w:val="000000"/>
          <w:shd w:val="clear" w:color="auto" w:fill="FFFFFF"/>
        </w:rPr>
        <w:br w:type="page"/>
      </w:r>
    </w:p>
    <w:p w14:paraId="7229DD64" w14:textId="77777777" w:rsidR="007A5A88" w:rsidRPr="00F14E97" w:rsidRDefault="007A5A88" w:rsidP="009D505C">
      <w:pPr>
        <w:jc w:val="center"/>
        <w:rPr>
          <w:rStyle w:val="normaltextrun"/>
          <w:rFonts w:ascii="Century Gothic" w:hAnsi="Century Gothic"/>
          <w:b/>
          <w:bCs/>
          <w:color w:val="000000"/>
          <w:shd w:val="clear" w:color="auto" w:fill="FFFFFF"/>
        </w:rPr>
      </w:pPr>
      <w:r w:rsidRPr="00F14E97">
        <w:rPr>
          <w:rStyle w:val="normaltextrun"/>
          <w:rFonts w:ascii="Century Gothic" w:hAnsi="Century Gothic"/>
          <w:b/>
          <w:bCs/>
          <w:color w:val="000000"/>
          <w:shd w:val="clear" w:color="auto" w:fill="FFFFFF"/>
        </w:rPr>
        <w:t>IMAGENES</w:t>
      </w:r>
    </w:p>
    <w:p w14:paraId="4B1F46E1" w14:textId="77777777" w:rsidR="00643271" w:rsidRPr="00F14E97" w:rsidRDefault="00643271" w:rsidP="00F14E97">
      <w:pPr>
        <w:pStyle w:val="Tabladeilustraciones"/>
        <w:tabs>
          <w:tab w:val="right" w:leader="dot" w:pos="8828"/>
        </w:tabs>
        <w:jc w:val="both"/>
        <w:rPr>
          <w:rFonts w:ascii="Century Gothic" w:eastAsiaTheme="minorEastAsia" w:hAnsi="Century Gothic"/>
          <w:noProof/>
          <w:lang w:eastAsia="es-CO"/>
        </w:rPr>
      </w:pPr>
      <w:r w:rsidRPr="00F14E97">
        <w:rPr>
          <w:rStyle w:val="normaltextrun"/>
          <w:rFonts w:ascii="Century Gothic" w:hAnsi="Century Gothic"/>
          <w:b/>
          <w:bCs/>
          <w:color w:val="000000"/>
          <w:shd w:val="clear" w:color="auto" w:fill="FFFFFF"/>
        </w:rPr>
        <w:fldChar w:fldCharType="begin"/>
      </w:r>
      <w:r w:rsidRPr="00F14E97">
        <w:rPr>
          <w:rStyle w:val="normaltextrun"/>
          <w:rFonts w:ascii="Century Gothic" w:hAnsi="Century Gothic"/>
          <w:b/>
          <w:bCs/>
          <w:color w:val="000000"/>
          <w:shd w:val="clear" w:color="auto" w:fill="FFFFFF"/>
        </w:rPr>
        <w:instrText xml:space="preserve"> TOC \h \z \c "Imagen" </w:instrText>
      </w:r>
      <w:r w:rsidRPr="00F14E97">
        <w:rPr>
          <w:rStyle w:val="normaltextrun"/>
          <w:rFonts w:ascii="Century Gothic" w:hAnsi="Century Gothic"/>
          <w:b/>
          <w:bCs/>
          <w:color w:val="000000"/>
          <w:shd w:val="clear" w:color="auto" w:fill="FFFFFF"/>
        </w:rPr>
        <w:fldChar w:fldCharType="separate"/>
      </w:r>
      <w:hyperlink w:anchor="_Toc448473956" w:history="1">
        <w:r w:rsidRPr="00F14E97">
          <w:rPr>
            <w:rStyle w:val="Hipervnculo"/>
            <w:rFonts w:ascii="Century Gothic" w:hAnsi="Century Gothic"/>
            <w:noProof/>
          </w:rPr>
          <w:t>Imagen 1. Smart Cities.</w:t>
        </w:r>
        <w:r w:rsidRPr="00F14E97">
          <w:rPr>
            <w:rFonts w:ascii="Century Gothic" w:hAnsi="Century Gothic"/>
            <w:noProof/>
            <w:webHidden/>
          </w:rPr>
          <w:tab/>
        </w:r>
        <w:r w:rsidRPr="00F14E97">
          <w:rPr>
            <w:rFonts w:ascii="Century Gothic" w:hAnsi="Century Gothic"/>
            <w:noProof/>
            <w:webHidden/>
          </w:rPr>
          <w:fldChar w:fldCharType="begin"/>
        </w:r>
        <w:r w:rsidRPr="00F14E97">
          <w:rPr>
            <w:rFonts w:ascii="Century Gothic" w:hAnsi="Century Gothic"/>
            <w:noProof/>
            <w:webHidden/>
          </w:rPr>
          <w:instrText xml:space="preserve"> PAGEREF _Toc448473956 \h </w:instrText>
        </w:r>
        <w:r w:rsidRPr="00F14E97">
          <w:rPr>
            <w:rFonts w:ascii="Century Gothic" w:hAnsi="Century Gothic"/>
            <w:noProof/>
            <w:webHidden/>
          </w:rPr>
        </w:r>
        <w:r w:rsidRPr="00F14E97">
          <w:rPr>
            <w:rFonts w:ascii="Century Gothic" w:hAnsi="Century Gothic"/>
            <w:noProof/>
            <w:webHidden/>
          </w:rPr>
          <w:fldChar w:fldCharType="separate"/>
        </w:r>
        <w:r w:rsidRPr="00F14E97">
          <w:rPr>
            <w:rFonts w:ascii="Century Gothic" w:hAnsi="Century Gothic"/>
            <w:noProof/>
            <w:webHidden/>
          </w:rPr>
          <w:t>5</w:t>
        </w:r>
        <w:r w:rsidRPr="00F14E97">
          <w:rPr>
            <w:rFonts w:ascii="Century Gothic" w:hAnsi="Century Gothic"/>
            <w:noProof/>
            <w:webHidden/>
          </w:rPr>
          <w:fldChar w:fldCharType="end"/>
        </w:r>
      </w:hyperlink>
    </w:p>
    <w:p w14:paraId="09EF01D4" w14:textId="77777777" w:rsidR="00643271"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73957" w:history="1">
        <w:r w:rsidR="00643271" w:rsidRPr="00F14E97">
          <w:rPr>
            <w:rStyle w:val="Hipervnculo"/>
            <w:rFonts w:ascii="Century Gothic" w:hAnsi="Century Gothic"/>
            <w:noProof/>
          </w:rPr>
          <w:t>Imagen 2. Módulos Tipo.</w:t>
        </w:r>
        <w:r w:rsidR="00643271" w:rsidRPr="00F14E97">
          <w:rPr>
            <w:rFonts w:ascii="Century Gothic" w:hAnsi="Century Gothic"/>
            <w:noProof/>
            <w:webHidden/>
          </w:rPr>
          <w:tab/>
        </w:r>
        <w:r w:rsidR="00643271" w:rsidRPr="00F14E97">
          <w:rPr>
            <w:rFonts w:ascii="Century Gothic" w:hAnsi="Century Gothic"/>
            <w:noProof/>
            <w:webHidden/>
          </w:rPr>
          <w:fldChar w:fldCharType="begin"/>
        </w:r>
        <w:r w:rsidR="00643271" w:rsidRPr="00F14E97">
          <w:rPr>
            <w:rFonts w:ascii="Century Gothic" w:hAnsi="Century Gothic"/>
            <w:noProof/>
            <w:webHidden/>
          </w:rPr>
          <w:instrText xml:space="preserve"> PAGEREF _Toc448473957 \h </w:instrText>
        </w:r>
        <w:r w:rsidR="00643271" w:rsidRPr="00F14E97">
          <w:rPr>
            <w:rFonts w:ascii="Century Gothic" w:hAnsi="Century Gothic"/>
            <w:noProof/>
            <w:webHidden/>
          </w:rPr>
        </w:r>
        <w:r w:rsidR="00643271" w:rsidRPr="00F14E97">
          <w:rPr>
            <w:rFonts w:ascii="Century Gothic" w:hAnsi="Century Gothic"/>
            <w:noProof/>
            <w:webHidden/>
          </w:rPr>
          <w:fldChar w:fldCharType="separate"/>
        </w:r>
        <w:r w:rsidR="00643271" w:rsidRPr="00F14E97">
          <w:rPr>
            <w:rFonts w:ascii="Century Gothic" w:hAnsi="Century Gothic"/>
            <w:noProof/>
            <w:webHidden/>
          </w:rPr>
          <w:t>15</w:t>
        </w:r>
        <w:r w:rsidR="00643271" w:rsidRPr="00F14E97">
          <w:rPr>
            <w:rFonts w:ascii="Century Gothic" w:hAnsi="Century Gothic"/>
            <w:noProof/>
            <w:webHidden/>
          </w:rPr>
          <w:fldChar w:fldCharType="end"/>
        </w:r>
      </w:hyperlink>
    </w:p>
    <w:p w14:paraId="3125DE8F" w14:textId="77777777" w:rsidR="00643271"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73958" w:history="1">
        <w:r w:rsidR="00643271" w:rsidRPr="00F14E97">
          <w:rPr>
            <w:rStyle w:val="Hipervnculo"/>
            <w:rFonts w:ascii="Century Gothic" w:hAnsi="Century Gothic"/>
            <w:noProof/>
          </w:rPr>
          <w:t>Imagen 3. Módulos Tipo Segundo Nivel.</w:t>
        </w:r>
        <w:r w:rsidR="00643271" w:rsidRPr="00F14E97">
          <w:rPr>
            <w:rFonts w:ascii="Century Gothic" w:hAnsi="Century Gothic"/>
            <w:noProof/>
            <w:webHidden/>
          </w:rPr>
          <w:tab/>
        </w:r>
        <w:r w:rsidR="00643271" w:rsidRPr="00F14E97">
          <w:rPr>
            <w:rFonts w:ascii="Century Gothic" w:hAnsi="Century Gothic"/>
            <w:noProof/>
            <w:webHidden/>
          </w:rPr>
          <w:fldChar w:fldCharType="begin"/>
        </w:r>
        <w:r w:rsidR="00643271" w:rsidRPr="00F14E97">
          <w:rPr>
            <w:rFonts w:ascii="Century Gothic" w:hAnsi="Century Gothic"/>
            <w:noProof/>
            <w:webHidden/>
          </w:rPr>
          <w:instrText xml:space="preserve"> PAGEREF _Toc448473958 \h </w:instrText>
        </w:r>
        <w:r w:rsidR="00643271" w:rsidRPr="00F14E97">
          <w:rPr>
            <w:rFonts w:ascii="Century Gothic" w:hAnsi="Century Gothic"/>
            <w:noProof/>
            <w:webHidden/>
          </w:rPr>
        </w:r>
        <w:r w:rsidR="00643271" w:rsidRPr="00F14E97">
          <w:rPr>
            <w:rFonts w:ascii="Century Gothic" w:hAnsi="Century Gothic"/>
            <w:noProof/>
            <w:webHidden/>
          </w:rPr>
          <w:fldChar w:fldCharType="separate"/>
        </w:r>
        <w:r w:rsidR="00643271" w:rsidRPr="00F14E97">
          <w:rPr>
            <w:rFonts w:ascii="Century Gothic" w:hAnsi="Century Gothic"/>
            <w:noProof/>
            <w:webHidden/>
          </w:rPr>
          <w:t>16</w:t>
        </w:r>
        <w:r w:rsidR="00643271" w:rsidRPr="00F14E97">
          <w:rPr>
            <w:rFonts w:ascii="Century Gothic" w:hAnsi="Century Gothic"/>
            <w:noProof/>
            <w:webHidden/>
          </w:rPr>
          <w:fldChar w:fldCharType="end"/>
        </w:r>
      </w:hyperlink>
    </w:p>
    <w:p w14:paraId="14D7E4CD" w14:textId="77777777" w:rsidR="00643271"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73959" w:history="1">
        <w:r w:rsidR="00643271" w:rsidRPr="00F14E97">
          <w:rPr>
            <w:rStyle w:val="Hipervnculo"/>
            <w:rFonts w:ascii="Century Gothic" w:hAnsi="Century Gothic"/>
            <w:noProof/>
          </w:rPr>
          <w:t>Imagen 4. Matriz Comparativa.</w:t>
        </w:r>
        <w:r w:rsidR="00643271" w:rsidRPr="00F14E97">
          <w:rPr>
            <w:rFonts w:ascii="Century Gothic" w:hAnsi="Century Gothic"/>
            <w:noProof/>
            <w:webHidden/>
          </w:rPr>
          <w:tab/>
        </w:r>
        <w:r w:rsidR="00643271" w:rsidRPr="00F14E97">
          <w:rPr>
            <w:rFonts w:ascii="Century Gothic" w:hAnsi="Century Gothic"/>
            <w:noProof/>
            <w:webHidden/>
          </w:rPr>
          <w:fldChar w:fldCharType="begin"/>
        </w:r>
        <w:r w:rsidR="00643271" w:rsidRPr="00F14E97">
          <w:rPr>
            <w:rFonts w:ascii="Century Gothic" w:hAnsi="Century Gothic"/>
            <w:noProof/>
            <w:webHidden/>
          </w:rPr>
          <w:instrText xml:space="preserve"> PAGEREF _Toc448473959 \h </w:instrText>
        </w:r>
        <w:r w:rsidR="00643271" w:rsidRPr="00F14E97">
          <w:rPr>
            <w:rFonts w:ascii="Century Gothic" w:hAnsi="Century Gothic"/>
            <w:noProof/>
            <w:webHidden/>
          </w:rPr>
        </w:r>
        <w:r w:rsidR="00643271" w:rsidRPr="00F14E97">
          <w:rPr>
            <w:rFonts w:ascii="Century Gothic" w:hAnsi="Century Gothic"/>
            <w:noProof/>
            <w:webHidden/>
          </w:rPr>
          <w:fldChar w:fldCharType="separate"/>
        </w:r>
        <w:r w:rsidR="00643271" w:rsidRPr="00F14E97">
          <w:rPr>
            <w:rFonts w:ascii="Century Gothic" w:hAnsi="Century Gothic"/>
            <w:noProof/>
            <w:webHidden/>
          </w:rPr>
          <w:t>17</w:t>
        </w:r>
        <w:r w:rsidR="00643271" w:rsidRPr="00F14E97">
          <w:rPr>
            <w:rFonts w:ascii="Century Gothic" w:hAnsi="Century Gothic"/>
            <w:noProof/>
            <w:webHidden/>
          </w:rPr>
          <w:fldChar w:fldCharType="end"/>
        </w:r>
      </w:hyperlink>
    </w:p>
    <w:p w14:paraId="39713F93" w14:textId="77777777" w:rsidR="00643271"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73960" w:history="1">
        <w:r w:rsidR="00643271" w:rsidRPr="00F14E97">
          <w:rPr>
            <w:rStyle w:val="Hipervnculo"/>
            <w:rFonts w:ascii="Century Gothic" w:hAnsi="Century Gothic"/>
            <w:noProof/>
          </w:rPr>
          <w:t>Imagen 5. Funcionalidades.</w:t>
        </w:r>
        <w:r w:rsidR="00643271" w:rsidRPr="00F14E97">
          <w:rPr>
            <w:rFonts w:ascii="Century Gothic" w:hAnsi="Century Gothic"/>
            <w:noProof/>
            <w:webHidden/>
          </w:rPr>
          <w:tab/>
        </w:r>
        <w:r w:rsidR="00643271" w:rsidRPr="00F14E97">
          <w:rPr>
            <w:rFonts w:ascii="Century Gothic" w:hAnsi="Century Gothic"/>
            <w:noProof/>
            <w:webHidden/>
          </w:rPr>
          <w:fldChar w:fldCharType="begin"/>
        </w:r>
        <w:r w:rsidR="00643271" w:rsidRPr="00F14E97">
          <w:rPr>
            <w:rFonts w:ascii="Century Gothic" w:hAnsi="Century Gothic"/>
            <w:noProof/>
            <w:webHidden/>
          </w:rPr>
          <w:instrText xml:space="preserve"> PAGEREF _Toc448473960 \h </w:instrText>
        </w:r>
        <w:r w:rsidR="00643271" w:rsidRPr="00F14E97">
          <w:rPr>
            <w:rFonts w:ascii="Century Gothic" w:hAnsi="Century Gothic"/>
            <w:noProof/>
            <w:webHidden/>
          </w:rPr>
        </w:r>
        <w:r w:rsidR="00643271" w:rsidRPr="00F14E97">
          <w:rPr>
            <w:rFonts w:ascii="Century Gothic" w:hAnsi="Century Gothic"/>
            <w:noProof/>
            <w:webHidden/>
          </w:rPr>
          <w:fldChar w:fldCharType="separate"/>
        </w:r>
        <w:r w:rsidR="00643271" w:rsidRPr="00F14E97">
          <w:rPr>
            <w:rFonts w:ascii="Century Gothic" w:hAnsi="Century Gothic"/>
            <w:noProof/>
            <w:webHidden/>
          </w:rPr>
          <w:t>18</w:t>
        </w:r>
        <w:r w:rsidR="00643271" w:rsidRPr="00F14E97">
          <w:rPr>
            <w:rFonts w:ascii="Century Gothic" w:hAnsi="Century Gothic"/>
            <w:noProof/>
            <w:webHidden/>
          </w:rPr>
          <w:fldChar w:fldCharType="end"/>
        </w:r>
      </w:hyperlink>
    </w:p>
    <w:p w14:paraId="48A0BF98" w14:textId="77777777" w:rsidR="00643271"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73961" w:history="1">
        <w:r w:rsidR="00643271" w:rsidRPr="00F14E97">
          <w:rPr>
            <w:rStyle w:val="Hipervnculo"/>
            <w:rFonts w:ascii="Century Gothic" w:hAnsi="Century Gothic"/>
            <w:noProof/>
          </w:rPr>
          <w:t>Imagen 6. Planes de Gobierno y Planes de Desarrollo.</w:t>
        </w:r>
        <w:r w:rsidR="00643271" w:rsidRPr="00F14E97">
          <w:rPr>
            <w:rFonts w:ascii="Century Gothic" w:hAnsi="Century Gothic"/>
            <w:noProof/>
            <w:webHidden/>
          </w:rPr>
          <w:tab/>
        </w:r>
        <w:r w:rsidR="00643271" w:rsidRPr="00F14E97">
          <w:rPr>
            <w:rFonts w:ascii="Century Gothic" w:hAnsi="Century Gothic"/>
            <w:noProof/>
            <w:webHidden/>
          </w:rPr>
          <w:fldChar w:fldCharType="begin"/>
        </w:r>
        <w:r w:rsidR="00643271" w:rsidRPr="00F14E97">
          <w:rPr>
            <w:rFonts w:ascii="Century Gothic" w:hAnsi="Century Gothic"/>
            <w:noProof/>
            <w:webHidden/>
          </w:rPr>
          <w:instrText xml:space="preserve"> PAGEREF _Toc448473961 \h </w:instrText>
        </w:r>
        <w:r w:rsidR="00643271" w:rsidRPr="00F14E97">
          <w:rPr>
            <w:rFonts w:ascii="Century Gothic" w:hAnsi="Century Gothic"/>
            <w:noProof/>
            <w:webHidden/>
          </w:rPr>
        </w:r>
        <w:r w:rsidR="00643271" w:rsidRPr="00F14E97">
          <w:rPr>
            <w:rFonts w:ascii="Century Gothic" w:hAnsi="Century Gothic"/>
            <w:noProof/>
            <w:webHidden/>
          </w:rPr>
          <w:fldChar w:fldCharType="separate"/>
        </w:r>
        <w:r w:rsidR="00643271" w:rsidRPr="00F14E97">
          <w:rPr>
            <w:rFonts w:ascii="Century Gothic" w:hAnsi="Century Gothic"/>
            <w:noProof/>
            <w:webHidden/>
          </w:rPr>
          <w:t>18</w:t>
        </w:r>
        <w:r w:rsidR="00643271" w:rsidRPr="00F14E97">
          <w:rPr>
            <w:rFonts w:ascii="Century Gothic" w:hAnsi="Century Gothic"/>
            <w:noProof/>
            <w:webHidden/>
          </w:rPr>
          <w:fldChar w:fldCharType="end"/>
        </w:r>
      </w:hyperlink>
    </w:p>
    <w:p w14:paraId="59E31836" w14:textId="77777777" w:rsidR="00643271" w:rsidRPr="00F14E97" w:rsidRDefault="0084138D" w:rsidP="00F14E97">
      <w:pPr>
        <w:pStyle w:val="Tabladeilustraciones"/>
        <w:tabs>
          <w:tab w:val="right" w:leader="dot" w:pos="8828"/>
        </w:tabs>
        <w:jc w:val="both"/>
        <w:rPr>
          <w:rFonts w:ascii="Century Gothic" w:eastAsiaTheme="minorEastAsia" w:hAnsi="Century Gothic"/>
          <w:noProof/>
          <w:lang w:eastAsia="es-CO"/>
        </w:rPr>
      </w:pPr>
      <w:hyperlink w:anchor="_Toc448473962" w:history="1">
        <w:r w:rsidR="00643271" w:rsidRPr="00F14E97">
          <w:rPr>
            <w:rStyle w:val="Hipervnculo"/>
            <w:rFonts w:ascii="Century Gothic" w:hAnsi="Century Gothic"/>
            <w:noProof/>
          </w:rPr>
          <w:t>Imagen 7. Propuesta Módulos Smart Cities.</w:t>
        </w:r>
        <w:r w:rsidR="00643271" w:rsidRPr="00F14E97">
          <w:rPr>
            <w:rFonts w:ascii="Century Gothic" w:hAnsi="Century Gothic"/>
            <w:noProof/>
            <w:webHidden/>
          </w:rPr>
          <w:tab/>
        </w:r>
        <w:r w:rsidR="00643271" w:rsidRPr="00F14E97">
          <w:rPr>
            <w:rFonts w:ascii="Century Gothic" w:hAnsi="Century Gothic"/>
            <w:noProof/>
            <w:webHidden/>
          </w:rPr>
          <w:fldChar w:fldCharType="begin"/>
        </w:r>
        <w:r w:rsidR="00643271" w:rsidRPr="00F14E97">
          <w:rPr>
            <w:rFonts w:ascii="Century Gothic" w:hAnsi="Century Gothic"/>
            <w:noProof/>
            <w:webHidden/>
          </w:rPr>
          <w:instrText xml:space="preserve"> PAGEREF _Toc448473962 \h </w:instrText>
        </w:r>
        <w:r w:rsidR="00643271" w:rsidRPr="00F14E97">
          <w:rPr>
            <w:rFonts w:ascii="Century Gothic" w:hAnsi="Century Gothic"/>
            <w:noProof/>
            <w:webHidden/>
          </w:rPr>
        </w:r>
        <w:r w:rsidR="00643271" w:rsidRPr="00F14E97">
          <w:rPr>
            <w:rFonts w:ascii="Century Gothic" w:hAnsi="Century Gothic"/>
            <w:noProof/>
            <w:webHidden/>
          </w:rPr>
          <w:fldChar w:fldCharType="separate"/>
        </w:r>
        <w:r w:rsidR="00643271" w:rsidRPr="00F14E97">
          <w:rPr>
            <w:rFonts w:ascii="Century Gothic" w:hAnsi="Century Gothic"/>
            <w:noProof/>
            <w:webHidden/>
          </w:rPr>
          <w:t>21</w:t>
        </w:r>
        <w:r w:rsidR="00643271" w:rsidRPr="00F14E97">
          <w:rPr>
            <w:rFonts w:ascii="Century Gothic" w:hAnsi="Century Gothic"/>
            <w:noProof/>
            <w:webHidden/>
          </w:rPr>
          <w:fldChar w:fldCharType="end"/>
        </w:r>
      </w:hyperlink>
    </w:p>
    <w:p w14:paraId="7824C254" w14:textId="77777777" w:rsidR="00643271" w:rsidRPr="00F14E97" w:rsidRDefault="00643271" w:rsidP="00F14E97">
      <w:pPr>
        <w:jc w:val="both"/>
        <w:rPr>
          <w:rStyle w:val="normaltextrun"/>
          <w:rFonts w:ascii="Century Gothic" w:hAnsi="Century Gothic"/>
          <w:b/>
          <w:bCs/>
          <w:color w:val="000000"/>
          <w:shd w:val="clear" w:color="auto" w:fill="FFFFFF"/>
        </w:rPr>
      </w:pPr>
      <w:r w:rsidRPr="00F14E97">
        <w:rPr>
          <w:rStyle w:val="normaltextrun"/>
          <w:rFonts w:ascii="Century Gothic" w:hAnsi="Century Gothic"/>
          <w:b/>
          <w:bCs/>
          <w:color w:val="000000"/>
          <w:shd w:val="clear" w:color="auto" w:fill="FFFFFF"/>
        </w:rPr>
        <w:fldChar w:fldCharType="end"/>
      </w:r>
    </w:p>
    <w:p w14:paraId="3540143E" w14:textId="77777777" w:rsidR="007A5A88" w:rsidRPr="00F14E97" w:rsidRDefault="007A5A88" w:rsidP="00F14E97">
      <w:pPr>
        <w:jc w:val="both"/>
        <w:rPr>
          <w:rStyle w:val="normaltextrun"/>
          <w:rFonts w:ascii="Century Gothic" w:hAnsi="Century Gothic"/>
          <w:b/>
          <w:bCs/>
          <w:color w:val="000000"/>
          <w:shd w:val="clear" w:color="auto" w:fill="FFFFFF"/>
        </w:rPr>
      </w:pPr>
    </w:p>
    <w:p w14:paraId="76554E96" w14:textId="77777777" w:rsidR="00B344B2" w:rsidRPr="00F14E97" w:rsidRDefault="00B344B2" w:rsidP="00F14E97">
      <w:pPr>
        <w:jc w:val="both"/>
        <w:rPr>
          <w:rFonts w:ascii="Century Gothic" w:hAnsi="Century Gothic" w:cs="Arial"/>
        </w:rPr>
      </w:pPr>
    </w:p>
    <w:p w14:paraId="41B4B5F2" w14:textId="77777777" w:rsidR="00EA4063" w:rsidRPr="00F14E97" w:rsidRDefault="00EA4063" w:rsidP="00F14E97">
      <w:pPr>
        <w:jc w:val="both"/>
        <w:rPr>
          <w:rFonts w:ascii="Century Gothic" w:hAnsi="Century Gothic" w:cs="Arial"/>
        </w:rPr>
      </w:pPr>
    </w:p>
    <w:p w14:paraId="4CB4DCA8" w14:textId="77777777" w:rsidR="00555671" w:rsidRPr="00F14E97" w:rsidRDefault="00555671" w:rsidP="00F14E97">
      <w:pPr>
        <w:jc w:val="both"/>
        <w:rPr>
          <w:rStyle w:val="normaltextrun"/>
          <w:rFonts w:ascii="Century Gothic" w:eastAsia="Times New Roman" w:hAnsi="Century Gothic" w:cs="Segoe UI"/>
          <w:b/>
          <w:bCs/>
          <w:lang w:eastAsia="es-CO"/>
        </w:rPr>
      </w:pPr>
      <w:bookmarkStart w:id="0" w:name="_Toc447289990"/>
      <w:bookmarkStart w:id="1" w:name="_Toc447618942"/>
      <w:r w:rsidRPr="00F14E97">
        <w:rPr>
          <w:rStyle w:val="normaltextrun"/>
          <w:rFonts w:ascii="Century Gothic" w:hAnsi="Century Gothic" w:cs="Segoe UI"/>
          <w:b/>
          <w:bCs/>
        </w:rPr>
        <w:br w:type="page"/>
      </w:r>
    </w:p>
    <w:p w14:paraId="5181E768" w14:textId="77777777" w:rsidR="0080528F" w:rsidRPr="00F14E97" w:rsidRDefault="00797F3E" w:rsidP="009D505C">
      <w:pPr>
        <w:pStyle w:val="paragraph"/>
        <w:numPr>
          <w:ilvl w:val="0"/>
          <w:numId w:val="6"/>
        </w:numPr>
        <w:spacing w:before="0" w:beforeAutospacing="0" w:after="0" w:afterAutospacing="0"/>
        <w:jc w:val="center"/>
        <w:textAlignment w:val="baseline"/>
        <w:outlineLvl w:val="0"/>
        <w:rPr>
          <w:rStyle w:val="normaltextrun"/>
          <w:rFonts w:ascii="Century Gothic" w:hAnsi="Century Gothic" w:cs="Segoe UI"/>
          <w:b/>
          <w:bCs/>
          <w:sz w:val="22"/>
          <w:szCs w:val="22"/>
        </w:rPr>
      </w:pPr>
      <w:bookmarkStart w:id="2" w:name="_Toc448483835"/>
      <w:r w:rsidRPr="00F14E97">
        <w:rPr>
          <w:rStyle w:val="normaltextrun"/>
          <w:rFonts w:ascii="Century Gothic" w:hAnsi="Century Gothic" w:cs="Segoe UI"/>
          <w:b/>
          <w:bCs/>
          <w:sz w:val="22"/>
          <w:szCs w:val="22"/>
        </w:rPr>
        <w:t>OBJETIVO</w:t>
      </w:r>
      <w:bookmarkEnd w:id="0"/>
      <w:bookmarkEnd w:id="1"/>
      <w:bookmarkEnd w:id="2"/>
    </w:p>
    <w:p w14:paraId="7F975A78" w14:textId="77777777" w:rsidR="00797F3E" w:rsidRPr="00F14E97" w:rsidRDefault="00797F3E" w:rsidP="00F14E97">
      <w:pPr>
        <w:pStyle w:val="paragraph"/>
        <w:spacing w:before="0" w:beforeAutospacing="0" w:after="0" w:afterAutospacing="0"/>
        <w:jc w:val="both"/>
        <w:textAlignment w:val="baseline"/>
        <w:rPr>
          <w:rFonts w:ascii="Century Gothic" w:hAnsi="Century Gothic" w:cs="Segoe UI"/>
          <w:sz w:val="22"/>
          <w:szCs w:val="22"/>
        </w:rPr>
      </w:pPr>
    </w:p>
    <w:p w14:paraId="6C7697B1"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A través de un proceso formal de investigación, este documento busca lograr una contextualización y una conceptualización relacionada con lo denominado Smart</w:t>
      </w:r>
      <w:r w:rsidRPr="00F14E97">
        <w:rPr>
          <w:rStyle w:val="apple-converted-space"/>
          <w:rFonts w:ascii="Century Gothic" w:hAnsi="Century Gothic" w:cs="Segoe UI"/>
          <w:sz w:val="22"/>
          <w:szCs w:val="22"/>
        </w:rPr>
        <w:t> </w:t>
      </w:r>
      <w:r w:rsidRPr="00F14E97">
        <w:rPr>
          <w:rStyle w:val="spellingerror"/>
          <w:rFonts w:ascii="Century Gothic" w:hAnsi="Century Gothic" w:cs="Segoe UI"/>
          <w:sz w:val="22"/>
          <w:szCs w:val="22"/>
        </w:rPr>
        <w:t>Cities</w:t>
      </w:r>
      <w:r w:rsidRPr="00F14E97">
        <w:rPr>
          <w:rStyle w:val="apple-converted-space"/>
          <w:rFonts w:ascii="Century Gothic" w:hAnsi="Century Gothic" w:cs="Segoe UI"/>
          <w:sz w:val="22"/>
          <w:szCs w:val="22"/>
        </w:rPr>
        <w:t> </w:t>
      </w:r>
      <w:r w:rsidRPr="00F14E97">
        <w:rPr>
          <w:rStyle w:val="normaltextrun"/>
          <w:rFonts w:ascii="Century Gothic" w:hAnsi="Century Gothic" w:cs="Segoe UI"/>
          <w:sz w:val="22"/>
          <w:szCs w:val="22"/>
        </w:rPr>
        <w:t>o Ciudades Inteligentes.</w:t>
      </w:r>
      <w:r w:rsidRPr="00F14E97">
        <w:rPr>
          <w:rStyle w:val="eop"/>
          <w:rFonts w:ascii="Century Gothic" w:hAnsi="Century Gothic" w:cs="Segoe UI"/>
          <w:sz w:val="22"/>
          <w:szCs w:val="22"/>
        </w:rPr>
        <w:t> </w:t>
      </w:r>
    </w:p>
    <w:p w14:paraId="1CA642EF"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 </w:t>
      </w:r>
      <w:r w:rsidRPr="00F14E97">
        <w:rPr>
          <w:rStyle w:val="eop"/>
          <w:rFonts w:ascii="Century Gothic" w:hAnsi="Century Gothic" w:cs="Segoe UI"/>
          <w:sz w:val="22"/>
          <w:szCs w:val="22"/>
        </w:rPr>
        <w:t> </w:t>
      </w:r>
    </w:p>
    <w:p w14:paraId="31629860"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Es importante aclarar que la información resultante mostrada en este documento surge de la investigación y exploración conceptual de fuentes reconocidas y con datos verificables que hacen del proceso algo sustentable y consistente. </w:t>
      </w:r>
      <w:r w:rsidRPr="00F14E97">
        <w:rPr>
          <w:rStyle w:val="eop"/>
          <w:rFonts w:ascii="Century Gothic" w:hAnsi="Century Gothic" w:cs="Segoe UI"/>
          <w:sz w:val="22"/>
          <w:szCs w:val="22"/>
        </w:rPr>
        <w:t> </w:t>
      </w:r>
    </w:p>
    <w:p w14:paraId="2E7C74A4"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 </w:t>
      </w:r>
      <w:r w:rsidRPr="00F14E97">
        <w:rPr>
          <w:rStyle w:val="eop"/>
          <w:rFonts w:ascii="Century Gothic" w:hAnsi="Century Gothic" w:cs="Segoe UI"/>
          <w:sz w:val="22"/>
          <w:szCs w:val="22"/>
        </w:rPr>
        <w:t> </w:t>
      </w:r>
    </w:p>
    <w:p w14:paraId="77938247"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Se logrará tener una visión clara y objetiva de la aplicación de este modelo de ciudad tanto en el ámbito nacional como internacional, así como la proyección del mismo en las entidades 'públicas  como alcaldías y gobernaciones de ámbito nacional.</w:t>
      </w:r>
      <w:r w:rsidRPr="00F14E97">
        <w:rPr>
          <w:rStyle w:val="eop"/>
          <w:rFonts w:ascii="Century Gothic" w:hAnsi="Century Gothic" w:cs="Segoe UI"/>
          <w:sz w:val="22"/>
          <w:szCs w:val="22"/>
        </w:rPr>
        <w:t> </w:t>
      </w:r>
    </w:p>
    <w:p w14:paraId="70F9E1AA"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Adicional a ello se podrá ver la exploración realizada para Smart</w:t>
      </w:r>
      <w:r w:rsidRPr="00F14E97">
        <w:rPr>
          <w:rStyle w:val="apple-converted-space"/>
          <w:rFonts w:ascii="Century Gothic" w:hAnsi="Century Gothic" w:cs="Segoe UI"/>
          <w:sz w:val="22"/>
          <w:szCs w:val="22"/>
        </w:rPr>
        <w:t> </w:t>
      </w:r>
      <w:r w:rsidRPr="00F14E97">
        <w:rPr>
          <w:rStyle w:val="spellingerror"/>
          <w:rFonts w:ascii="Century Gothic" w:hAnsi="Century Gothic" w:cs="Segoe UI"/>
          <w:sz w:val="22"/>
          <w:szCs w:val="22"/>
        </w:rPr>
        <w:t>Cities</w:t>
      </w:r>
      <w:r w:rsidRPr="00F14E97">
        <w:rPr>
          <w:rStyle w:val="apple-converted-space"/>
          <w:rFonts w:ascii="Century Gothic" w:hAnsi="Century Gothic" w:cs="Segoe UI"/>
          <w:sz w:val="22"/>
          <w:szCs w:val="22"/>
        </w:rPr>
        <w:t> </w:t>
      </w:r>
      <w:r w:rsidRPr="00F14E97">
        <w:rPr>
          <w:rStyle w:val="normaltextrun"/>
          <w:rFonts w:ascii="Century Gothic" w:hAnsi="Century Gothic" w:cs="Segoe UI"/>
          <w:sz w:val="22"/>
          <w:szCs w:val="22"/>
        </w:rPr>
        <w:t>en los temas relacionados con su normatividad o marco legal, tecnologías actuales y futuras asociadas, entes que se involucran en dichos procesos y lecciones aprendidas como resultados de implementaciones ya realizadas.</w:t>
      </w:r>
      <w:r w:rsidRPr="00F14E97">
        <w:rPr>
          <w:rStyle w:val="eop"/>
          <w:rFonts w:ascii="Century Gothic" w:hAnsi="Century Gothic" w:cs="Segoe UI"/>
          <w:sz w:val="22"/>
          <w:szCs w:val="22"/>
        </w:rPr>
        <w:t> </w:t>
      </w:r>
    </w:p>
    <w:p w14:paraId="3D532AF9"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 </w:t>
      </w:r>
      <w:r w:rsidRPr="00F14E97">
        <w:rPr>
          <w:rStyle w:val="eop"/>
          <w:rFonts w:ascii="Century Gothic" w:hAnsi="Century Gothic" w:cs="Segoe UI"/>
          <w:sz w:val="22"/>
          <w:szCs w:val="22"/>
        </w:rPr>
        <w:t> </w:t>
      </w:r>
    </w:p>
    <w:p w14:paraId="3AA461CF"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Se logrará tener la visión actual y futura que tienen las entidades públicas colombianas (alcaldías y gobernaciones seleccionadas) relacionada con Ciudades Inteligentes a partir del análisis de sus planes de gobierno y sus planes de desarrollo. Esto permitirá tener un fundamento y una visión clara de lo que las entidades quieren aplicar en lo relacionado con este tema y soportará en una parte las propuestas de la solución que se puedan presentar en las mismas.</w:t>
      </w:r>
    </w:p>
    <w:p w14:paraId="4F490363" w14:textId="77777777" w:rsidR="00AE0CD2" w:rsidRPr="00F14E97" w:rsidRDefault="00AE0CD2" w:rsidP="00F14E97">
      <w:pPr>
        <w:jc w:val="both"/>
        <w:rPr>
          <w:rFonts w:ascii="Century Gothic" w:hAnsi="Century Gothic" w:cs="Arial"/>
        </w:rPr>
      </w:pPr>
    </w:p>
    <w:p w14:paraId="3F13C7DA" w14:textId="77777777" w:rsidR="00AE0CD2" w:rsidRPr="00F14E97" w:rsidRDefault="00AE0CD2" w:rsidP="00F14E97">
      <w:pPr>
        <w:jc w:val="both"/>
        <w:rPr>
          <w:rFonts w:ascii="Century Gothic" w:hAnsi="Century Gothic" w:cs="Arial"/>
        </w:rPr>
      </w:pPr>
    </w:p>
    <w:p w14:paraId="74E6DCB2" w14:textId="77777777" w:rsidR="00AE0CD2" w:rsidRPr="00F14E97" w:rsidRDefault="00AE0CD2" w:rsidP="00F14E97">
      <w:pPr>
        <w:jc w:val="both"/>
        <w:rPr>
          <w:rFonts w:ascii="Century Gothic" w:hAnsi="Century Gothic" w:cs="Arial"/>
        </w:rPr>
      </w:pPr>
    </w:p>
    <w:p w14:paraId="57AD8516" w14:textId="77777777" w:rsidR="00AE0CD2" w:rsidRPr="00F14E97" w:rsidRDefault="00AE0CD2" w:rsidP="00F14E97">
      <w:pPr>
        <w:jc w:val="both"/>
        <w:rPr>
          <w:rFonts w:ascii="Century Gothic" w:hAnsi="Century Gothic" w:cs="Arial"/>
        </w:rPr>
      </w:pPr>
    </w:p>
    <w:p w14:paraId="36D7708A" w14:textId="77777777" w:rsidR="00AE0CD2" w:rsidRPr="00F14E97" w:rsidRDefault="00AE0CD2" w:rsidP="00F14E97">
      <w:pPr>
        <w:jc w:val="both"/>
        <w:rPr>
          <w:rFonts w:ascii="Century Gothic" w:hAnsi="Century Gothic" w:cs="Arial"/>
        </w:rPr>
      </w:pPr>
    </w:p>
    <w:p w14:paraId="020525EB" w14:textId="77777777" w:rsidR="00AE0CD2" w:rsidRPr="00F14E97" w:rsidRDefault="00AE0CD2" w:rsidP="00F14E97">
      <w:pPr>
        <w:jc w:val="both"/>
        <w:rPr>
          <w:rFonts w:ascii="Century Gothic" w:hAnsi="Century Gothic" w:cs="Arial"/>
        </w:rPr>
      </w:pPr>
    </w:p>
    <w:p w14:paraId="1A8C5C4D" w14:textId="77777777" w:rsidR="00AE0CD2" w:rsidRPr="00F14E97" w:rsidRDefault="00AE0CD2" w:rsidP="00F14E97">
      <w:pPr>
        <w:jc w:val="both"/>
        <w:rPr>
          <w:rFonts w:ascii="Century Gothic" w:hAnsi="Century Gothic" w:cs="Arial"/>
        </w:rPr>
      </w:pPr>
    </w:p>
    <w:p w14:paraId="15BDA4BC" w14:textId="77777777" w:rsidR="00AE0CD2" w:rsidRPr="00F14E97" w:rsidRDefault="00AE0CD2" w:rsidP="00F14E97">
      <w:pPr>
        <w:jc w:val="both"/>
        <w:rPr>
          <w:rFonts w:ascii="Century Gothic" w:hAnsi="Century Gothic" w:cs="Arial"/>
        </w:rPr>
      </w:pPr>
    </w:p>
    <w:p w14:paraId="2765719A" w14:textId="77777777" w:rsidR="00AE0CD2" w:rsidRPr="00F14E97" w:rsidRDefault="00AE0CD2" w:rsidP="00F14E97">
      <w:pPr>
        <w:jc w:val="both"/>
        <w:rPr>
          <w:rFonts w:ascii="Century Gothic" w:hAnsi="Century Gothic" w:cs="Arial"/>
        </w:rPr>
      </w:pPr>
    </w:p>
    <w:p w14:paraId="79C3E859" w14:textId="77777777" w:rsidR="00AE0CD2" w:rsidRPr="00F14E97" w:rsidRDefault="00AE0CD2" w:rsidP="00F14E97">
      <w:pPr>
        <w:jc w:val="both"/>
        <w:rPr>
          <w:rFonts w:ascii="Century Gothic" w:hAnsi="Century Gothic" w:cs="Arial"/>
        </w:rPr>
      </w:pPr>
    </w:p>
    <w:p w14:paraId="6BB5A281" w14:textId="77777777" w:rsidR="00AE0CD2" w:rsidRPr="00F14E97" w:rsidRDefault="00AE0CD2" w:rsidP="00F14E97">
      <w:pPr>
        <w:jc w:val="both"/>
        <w:rPr>
          <w:rFonts w:ascii="Century Gothic" w:hAnsi="Century Gothic" w:cs="Arial"/>
        </w:rPr>
      </w:pPr>
    </w:p>
    <w:p w14:paraId="32281897" w14:textId="77777777" w:rsidR="00AE0CD2" w:rsidRPr="00F14E97" w:rsidRDefault="00AE0CD2" w:rsidP="00F14E97">
      <w:pPr>
        <w:jc w:val="both"/>
        <w:rPr>
          <w:rFonts w:ascii="Century Gothic" w:hAnsi="Century Gothic" w:cs="Arial"/>
        </w:rPr>
      </w:pPr>
    </w:p>
    <w:p w14:paraId="474417B8" w14:textId="77777777" w:rsidR="00AE0CD2" w:rsidRPr="00F14E97" w:rsidRDefault="00AE0CD2" w:rsidP="00F14E97">
      <w:pPr>
        <w:jc w:val="both"/>
        <w:rPr>
          <w:rFonts w:ascii="Century Gothic" w:hAnsi="Century Gothic" w:cs="Arial"/>
        </w:rPr>
      </w:pPr>
    </w:p>
    <w:p w14:paraId="1A4ED6E5" w14:textId="77777777" w:rsidR="0080528F" w:rsidRPr="00F14E97" w:rsidRDefault="0080528F" w:rsidP="00F14E97">
      <w:pPr>
        <w:jc w:val="both"/>
        <w:rPr>
          <w:rFonts w:ascii="Century Gothic" w:hAnsi="Century Gothic" w:cs="Arial"/>
        </w:rPr>
      </w:pPr>
    </w:p>
    <w:p w14:paraId="5D96DBFE" w14:textId="77777777" w:rsidR="00797F3E" w:rsidRPr="00F14E97" w:rsidRDefault="00797F3E" w:rsidP="009D505C">
      <w:pPr>
        <w:pStyle w:val="Ttulo1"/>
        <w:numPr>
          <w:ilvl w:val="0"/>
          <w:numId w:val="6"/>
        </w:numPr>
        <w:jc w:val="center"/>
        <w:rPr>
          <w:rStyle w:val="normaltextrun"/>
          <w:rFonts w:ascii="Century Gothic" w:hAnsi="Century Gothic" w:cs="Segoe UI"/>
          <w:b/>
          <w:bCs/>
          <w:color w:val="auto"/>
          <w:sz w:val="22"/>
          <w:szCs w:val="22"/>
        </w:rPr>
      </w:pPr>
      <w:bookmarkStart w:id="3" w:name="_Toc447289991"/>
      <w:bookmarkStart w:id="4" w:name="_Toc447618943"/>
      <w:bookmarkStart w:id="5" w:name="_Toc448483836"/>
      <w:r w:rsidRPr="00F14E97">
        <w:rPr>
          <w:rStyle w:val="normaltextrun"/>
          <w:rFonts w:ascii="Century Gothic" w:hAnsi="Century Gothic" w:cs="Segoe UI"/>
          <w:b/>
          <w:bCs/>
          <w:color w:val="auto"/>
          <w:sz w:val="22"/>
          <w:szCs w:val="22"/>
        </w:rPr>
        <w:t>ALCANCE</w:t>
      </w:r>
      <w:bookmarkEnd w:id="3"/>
      <w:bookmarkEnd w:id="4"/>
      <w:bookmarkEnd w:id="5"/>
    </w:p>
    <w:p w14:paraId="7F828014" w14:textId="77777777" w:rsidR="00797F3E" w:rsidRPr="00F14E97" w:rsidRDefault="00797F3E" w:rsidP="00F14E97">
      <w:pPr>
        <w:pStyle w:val="paragraph"/>
        <w:spacing w:before="0" w:beforeAutospacing="0" w:after="0" w:afterAutospacing="0"/>
        <w:jc w:val="both"/>
        <w:textAlignment w:val="baseline"/>
        <w:rPr>
          <w:rFonts w:ascii="Century Gothic" w:hAnsi="Century Gothic" w:cs="Segoe UI"/>
          <w:sz w:val="22"/>
          <w:szCs w:val="22"/>
        </w:rPr>
      </w:pPr>
    </w:p>
    <w:p w14:paraId="4C78732E"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Este documento de investigación de Ciudades Inteligentes o Smart</w:t>
      </w:r>
      <w:r w:rsidRPr="00F14E97">
        <w:rPr>
          <w:rStyle w:val="apple-converted-space"/>
          <w:rFonts w:ascii="Century Gothic" w:hAnsi="Century Gothic" w:cs="Segoe UI"/>
          <w:sz w:val="22"/>
          <w:szCs w:val="22"/>
        </w:rPr>
        <w:t> </w:t>
      </w:r>
      <w:r w:rsidRPr="00F14E97">
        <w:rPr>
          <w:rStyle w:val="spellingerror"/>
          <w:rFonts w:ascii="Century Gothic" w:hAnsi="Century Gothic" w:cs="Segoe UI"/>
          <w:sz w:val="22"/>
          <w:szCs w:val="22"/>
        </w:rPr>
        <w:t>Cities</w:t>
      </w:r>
      <w:r w:rsidRPr="00F14E97">
        <w:rPr>
          <w:rStyle w:val="normaltextrun"/>
          <w:rFonts w:ascii="Century Gothic" w:hAnsi="Century Gothic" w:cs="Segoe UI"/>
          <w:sz w:val="22"/>
          <w:szCs w:val="22"/>
        </w:rPr>
        <w:t>, abarcará aspectos relacionados con concepto básico,  marco legal, procesos, funcionalidades o aplicaciones para su efecto, entes que intervienen en su implementación y ejecución y aspectos varios que complementen la búsqueda de la visión nacional e internacional de las Smart</w:t>
      </w:r>
      <w:r w:rsidRPr="00F14E97">
        <w:rPr>
          <w:rStyle w:val="apple-converted-space"/>
          <w:rFonts w:ascii="Century Gothic" w:hAnsi="Century Gothic" w:cs="Segoe UI"/>
          <w:sz w:val="22"/>
          <w:szCs w:val="22"/>
        </w:rPr>
        <w:t> </w:t>
      </w:r>
      <w:r w:rsidRPr="00F14E97">
        <w:rPr>
          <w:rStyle w:val="spellingerror"/>
          <w:rFonts w:ascii="Century Gothic" w:hAnsi="Century Gothic" w:cs="Segoe UI"/>
          <w:sz w:val="22"/>
          <w:szCs w:val="22"/>
        </w:rPr>
        <w:t>Cities</w:t>
      </w:r>
      <w:r w:rsidRPr="00F14E97">
        <w:rPr>
          <w:rStyle w:val="normaltextrun"/>
          <w:rFonts w:ascii="Century Gothic" w:hAnsi="Century Gothic" w:cs="Segoe UI"/>
          <w:sz w:val="22"/>
          <w:szCs w:val="22"/>
        </w:rPr>
        <w:t>.</w:t>
      </w:r>
      <w:r w:rsidRPr="00F14E97">
        <w:rPr>
          <w:rStyle w:val="eop"/>
          <w:rFonts w:ascii="Century Gothic" w:hAnsi="Century Gothic" w:cs="Segoe UI"/>
          <w:sz w:val="22"/>
          <w:szCs w:val="22"/>
        </w:rPr>
        <w:t> </w:t>
      </w:r>
    </w:p>
    <w:p w14:paraId="43E7858D"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 </w:t>
      </w:r>
      <w:r w:rsidRPr="00F14E97">
        <w:rPr>
          <w:rStyle w:val="eop"/>
          <w:rFonts w:ascii="Century Gothic" w:hAnsi="Century Gothic" w:cs="Segoe UI"/>
          <w:sz w:val="22"/>
          <w:szCs w:val="22"/>
        </w:rPr>
        <w:t> </w:t>
      </w:r>
    </w:p>
    <w:p w14:paraId="23FB43E6" w14:textId="77777777" w:rsidR="00D5082F" w:rsidRPr="00F14E97" w:rsidRDefault="00D5082F" w:rsidP="00F14E97">
      <w:pPr>
        <w:pStyle w:val="paragraph"/>
        <w:spacing w:before="0" w:beforeAutospacing="0" w:after="0" w:afterAutospacing="0"/>
        <w:jc w:val="both"/>
        <w:textAlignment w:val="baseline"/>
        <w:rPr>
          <w:rFonts w:ascii="Century Gothic" w:hAnsi="Century Gothic" w:cs="Segoe UI"/>
          <w:sz w:val="22"/>
          <w:szCs w:val="22"/>
        </w:rPr>
      </w:pPr>
      <w:r w:rsidRPr="00F14E97">
        <w:rPr>
          <w:rStyle w:val="normaltextrun"/>
          <w:rFonts w:ascii="Century Gothic" w:hAnsi="Century Gothic" w:cs="Segoe UI"/>
          <w:sz w:val="22"/>
          <w:szCs w:val="22"/>
        </w:rPr>
        <w:t>Las fuentes establecidas para realizar la investigación fueron El Banco Interamericano de Desarrollo – BID, El Banco Mundial – BM, El Ministerio de Tecnologías de la Información y las Comunicaciones -</w:t>
      </w:r>
      <w:r w:rsidRPr="00F14E97">
        <w:rPr>
          <w:rStyle w:val="apple-converted-space"/>
          <w:rFonts w:ascii="Century Gothic" w:hAnsi="Century Gothic" w:cs="Segoe UI"/>
          <w:sz w:val="22"/>
          <w:szCs w:val="22"/>
        </w:rPr>
        <w:t> </w:t>
      </w:r>
      <w:proofErr w:type="spellStart"/>
      <w:r w:rsidRPr="00F14E97">
        <w:rPr>
          <w:rStyle w:val="spellingerror"/>
          <w:rFonts w:ascii="Century Gothic" w:hAnsi="Century Gothic" w:cs="Segoe UI"/>
          <w:sz w:val="22"/>
          <w:szCs w:val="22"/>
        </w:rPr>
        <w:t>MinTic</w:t>
      </w:r>
      <w:proofErr w:type="spellEnd"/>
      <w:r w:rsidRPr="00F14E97">
        <w:rPr>
          <w:rStyle w:val="apple-converted-space"/>
          <w:rFonts w:ascii="Century Gothic" w:hAnsi="Century Gothic" w:cs="Segoe UI"/>
          <w:sz w:val="22"/>
          <w:szCs w:val="22"/>
        </w:rPr>
        <w:t> </w:t>
      </w:r>
      <w:r w:rsidRPr="00F14E97">
        <w:rPr>
          <w:rStyle w:val="normaltextrun"/>
          <w:rFonts w:ascii="Century Gothic" w:hAnsi="Century Gothic" w:cs="Segoe UI"/>
          <w:sz w:val="22"/>
          <w:szCs w:val="22"/>
        </w:rPr>
        <w:t>y otras fuentes asociadas a documentos, libros, folletos e internet.</w:t>
      </w:r>
    </w:p>
    <w:p w14:paraId="79688194" w14:textId="77777777" w:rsidR="00AE0CD2" w:rsidRPr="00F14E97" w:rsidRDefault="00AE0CD2" w:rsidP="00F14E97">
      <w:pPr>
        <w:jc w:val="both"/>
        <w:rPr>
          <w:rFonts w:ascii="Century Gothic" w:hAnsi="Century Gothic" w:cs="Arial"/>
        </w:rPr>
      </w:pPr>
    </w:p>
    <w:p w14:paraId="393FFF5B" w14:textId="77777777" w:rsidR="00AE0CD2" w:rsidRPr="00F14E97" w:rsidRDefault="00AE0CD2" w:rsidP="00F14E97">
      <w:pPr>
        <w:jc w:val="both"/>
        <w:rPr>
          <w:rFonts w:ascii="Century Gothic" w:hAnsi="Century Gothic" w:cs="Arial"/>
        </w:rPr>
      </w:pPr>
    </w:p>
    <w:p w14:paraId="673411CF" w14:textId="77777777" w:rsidR="00AE0CD2" w:rsidRPr="00F14E97" w:rsidRDefault="00AE0CD2" w:rsidP="00F14E97">
      <w:pPr>
        <w:jc w:val="both"/>
        <w:rPr>
          <w:rFonts w:ascii="Century Gothic" w:hAnsi="Century Gothic" w:cs="Arial"/>
        </w:rPr>
      </w:pPr>
    </w:p>
    <w:p w14:paraId="539C248A" w14:textId="77777777" w:rsidR="00AE0CD2" w:rsidRPr="00F14E97" w:rsidRDefault="00AE0CD2" w:rsidP="00F14E97">
      <w:pPr>
        <w:jc w:val="both"/>
        <w:rPr>
          <w:rFonts w:ascii="Century Gothic" w:hAnsi="Century Gothic" w:cs="Arial"/>
        </w:rPr>
      </w:pPr>
    </w:p>
    <w:p w14:paraId="2832A304" w14:textId="77777777" w:rsidR="00AE0CD2" w:rsidRPr="00F14E97" w:rsidRDefault="00AE0CD2" w:rsidP="00F14E97">
      <w:pPr>
        <w:jc w:val="both"/>
        <w:rPr>
          <w:rFonts w:ascii="Century Gothic" w:hAnsi="Century Gothic" w:cs="Arial"/>
        </w:rPr>
      </w:pPr>
    </w:p>
    <w:p w14:paraId="39A4A4F9" w14:textId="77777777" w:rsidR="00AE0CD2" w:rsidRPr="00F14E97" w:rsidRDefault="00AE0CD2" w:rsidP="00F14E97">
      <w:pPr>
        <w:jc w:val="both"/>
        <w:rPr>
          <w:rFonts w:ascii="Century Gothic" w:hAnsi="Century Gothic" w:cs="Arial"/>
        </w:rPr>
      </w:pPr>
    </w:p>
    <w:p w14:paraId="7C59BA19" w14:textId="77777777" w:rsidR="00AE0CD2" w:rsidRPr="00F14E97" w:rsidRDefault="00AE0CD2" w:rsidP="00F14E97">
      <w:pPr>
        <w:jc w:val="both"/>
        <w:rPr>
          <w:rFonts w:ascii="Century Gothic" w:hAnsi="Century Gothic" w:cs="Arial"/>
        </w:rPr>
      </w:pPr>
    </w:p>
    <w:p w14:paraId="19454287" w14:textId="77777777" w:rsidR="00AE0CD2" w:rsidRPr="00F14E97" w:rsidRDefault="00AE0CD2" w:rsidP="00F14E97">
      <w:pPr>
        <w:jc w:val="both"/>
        <w:rPr>
          <w:rFonts w:ascii="Century Gothic" w:hAnsi="Century Gothic" w:cs="Arial"/>
        </w:rPr>
      </w:pPr>
    </w:p>
    <w:p w14:paraId="1115E8D2" w14:textId="77777777" w:rsidR="00AE0CD2" w:rsidRPr="00F14E97" w:rsidRDefault="00AE0CD2" w:rsidP="00F14E97">
      <w:pPr>
        <w:jc w:val="both"/>
        <w:rPr>
          <w:rFonts w:ascii="Century Gothic" w:hAnsi="Century Gothic" w:cs="Arial"/>
        </w:rPr>
      </w:pPr>
    </w:p>
    <w:p w14:paraId="10918779" w14:textId="77777777" w:rsidR="00AE0CD2" w:rsidRPr="00F14E97" w:rsidRDefault="00AE0CD2" w:rsidP="00F14E97">
      <w:pPr>
        <w:jc w:val="both"/>
        <w:rPr>
          <w:rFonts w:ascii="Century Gothic" w:hAnsi="Century Gothic" w:cs="Arial"/>
        </w:rPr>
      </w:pPr>
    </w:p>
    <w:p w14:paraId="3A06F5DD" w14:textId="77777777" w:rsidR="00AE0CD2" w:rsidRPr="00F14E97" w:rsidRDefault="00AE0CD2" w:rsidP="00F14E97">
      <w:pPr>
        <w:jc w:val="both"/>
        <w:rPr>
          <w:rFonts w:ascii="Century Gothic" w:hAnsi="Century Gothic" w:cs="Arial"/>
        </w:rPr>
      </w:pPr>
    </w:p>
    <w:p w14:paraId="3812EF02" w14:textId="77777777" w:rsidR="00AE0CD2" w:rsidRPr="00F14E97" w:rsidRDefault="00AE0CD2" w:rsidP="00F14E97">
      <w:pPr>
        <w:jc w:val="both"/>
        <w:rPr>
          <w:rFonts w:ascii="Century Gothic" w:hAnsi="Century Gothic" w:cs="Arial"/>
        </w:rPr>
      </w:pPr>
    </w:p>
    <w:p w14:paraId="496803C1" w14:textId="77777777" w:rsidR="00AE0CD2" w:rsidRPr="00F14E97" w:rsidRDefault="00AE0CD2" w:rsidP="00F14E97">
      <w:pPr>
        <w:jc w:val="both"/>
        <w:rPr>
          <w:rFonts w:ascii="Century Gothic" w:hAnsi="Century Gothic" w:cs="Arial"/>
        </w:rPr>
      </w:pPr>
    </w:p>
    <w:p w14:paraId="3664EFC3" w14:textId="77777777" w:rsidR="00AE0CD2" w:rsidRPr="00F14E97" w:rsidRDefault="00AE0CD2" w:rsidP="00F14E97">
      <w:pPr>
        <w:jc w:val="both"/>
        <w:rPr>
          <w:rFonts w:ascii="Century Gothic" w:hAnsi="Century Gothic" w:cs="Arial"/>
        </w:rPr>
      </w:pPr>
    </w:p>
    <w:p w14:paraId="594ECDDA" w14:textId="77777777" w:rsidR="00AE0CD2" w:rsidRPr="00F14E97" w:rsidRDefault="00AE0CD2" w:rsidP="00F14E97">
      <w:pPr>
        <w:jc w:val="both"/>
        <w:rPr>
          <w:rFonts w:ascii="Century Gothic" w:hAnsi="Century Gothic" w:cs="Arial"/>
        </w:rPr>
      </w:pPr>
    </w:p>
    <w:p w14:paraId="3F3BFF02" w14:textId="77777777" w:rsidR="00AE0CD2" w:rsidRPr="00F14E97" w:rsidRDefault="00AE0CD2" w:rsidP="00F14E97">
      <w:pPr>
        <w:jc w:val="both"/>
        <w:rPr>
          <w:rFonts w:ascii="Century Gothic" w:hAnsi="Century Gothic" w:cs="Arial"/>
        </w:rPr>
      </w:pPr>
    </w:p>
    <w:p w14:paraId="7BB2CF42" w14:textId="77777777" w:rsidR="00AE0CD2" w:rsidRDefault="00AE0CD2" w:rsidP="00F14E97">
      <w:pPr>
        <w:jc w:val="both"/>
        <w:rPr>
          <w:rFonts w:ascii="Century Gothic" w:hAnsi="Century Gothic" w:cs="Arial"/>
        </w:rPr>
      </w:pPr>
    </w:p>
    <w:p w14:paraId="15C60786" w14:textId="77777777" w:rsidR="006A507E" w:rsidRDefault="006A507E" w:rsidP="00F14E97">
      <w:pPr>
        <w:jc w:val="both"/>
        <w:rPr>
          <w:rFonts w:ascii="Century Gothic" w:hAnsi="Century Gothic" w:cs="Arial"/>
        </w:rPr>
      </w:pPr>
    </w:p>
    <w:p w14:paraId="691B4C8F" w14:textId="77777777" w:rsidR="006A507E" w:rsidRDefault="006A507E" w:rsidP="00F14E97">
      <w:pPr>
        <w:jc w:val="both"/>
        <w:rPr>
          <w:rFonts w:ascii="Century Gothic" w:hAnsi="Century Gothic" w:cs="Arial"/>
        </w:rPr>
      </w:pPr>
    </w:p>
    <w:p w14:paraId="57550295" w14:textId="77777777" w:rsidR="006A507E" w:rsidRDefault="006A507E" w:rsidP="00F14E97">
      <w:pPr>
        <w:jc w:val="both"/>
        <w:rPr>
          <w:rFonts w:ascii="Century Gothic" w:hAnsi="Century Gothic" w:cs="Arial"/>
        </w:rPr>
      </w:pPr>
    </w:p>
    <w:p w14:paraId="7350F8E6" w14:textId="77777777" w:rsidR="006A507E" w:rsidRPr="00F14E97" w:rsidRDefault="006A507E" w:rsidP="00F14E97">
      <w:pPr>
        <w:jc w:val="both"/>
        <w:rPr>
          <w:rFonts w:ascii="Century Gothic" w:hAnsi="Century Gothic" w:cs="Arial"/>
        </w:rPr>
      </w:pPr>
    </w:p>
    <w:p w14:paraId="0469898B" w14:textId="77777777" w:rsidR="00AE0CD2" w:rsidRPr="00F14E97" w:rsidRDefault="00AE0CD2" w:rsidP="00F14E97">
      <w:pPr>
        <w:jc w:val="both"/>
        <w:rPr>
          <w:rFonts w:ascii="Century Gothic" w:hAnsi="Century Gothic" w:cs="Arial"/>
        </w:rPr>
      </w:pPr>
    </w:p>
    <w:p w14:paraId="5FCE41E1" w14:textId="77777777" w:rsidR="00797F3E" w:rsidRPr="006A507E" w:rsidRDefault="00797F3E" w:rsidP="00083B4B">
      <w:pPr>
        <w:pStyle w:val="Ttulo1"/>
        <w:numPr>
          <w:ilvl w:val="0"/>
          <w:numId w:val="6"/>
        </w:numPr>
        <w:jc w:val="center"/>
        <w:rPr>
          <w:rFonts w:ascii="Century Gothic" w:eastAsia="Times New Roman" w:hAnsi="Century Gothic"/>
          <w:b/>
          <w:color w:val="auto"/>
          <w:sz w:val="22"/>
          <w:szCs w:val="22"/>
          <w:lang w:eastAsia="es-CO"/>
        </w:rPr>
      </w:pPr>
      <w:bookmarkStart w:id="6" w:name="_Toc447289992"/>
      <w:bookmarkStart w:id="7" w:name="_Toc448483837"/>
      <w:r w:rsidRPr="006A507E">
        <w:rPr>
          <w:rFonts w:ascii="Century Gothic" w:eastAsia="Times New Roman" w:hAnsi="Century Gothic"/>
          <w:b/>
          <w:color w:val="auto"/>
          <w:sz w:val="22"/>
          <w:szCs w:val="22"/>
          <w:lang w:eastAsia="es-CO"/>
        </w:rPr>
        <w:t>INTRODUCCIÓN</w:t>
      </w:r>
      <w:bookmarkEnd w:id="6"/>
      <w:bookmarkEnd w:id="7"/>
    </w:p>
    <w:p w14:paraId="06C25146" w14:textId="77777777" w:rsidR="00797F3E" w:rsidRPr="00F14E97" w:rsidRDefault="00797F3E" w:rsidP="00F14E97">
      <w:pPr>
        <w:spacing w:after="0" w:line="240" w:lineRule="auto"/>
        <w:jc w:val="both"/>
        <w:textAlignment w:val="baseline"/>
        <w:rPr>
          <w:rFonts w:ascii="Century Gothic" w:eastAsia="Times New Roman" w:hAnsi="Century Gothic" w:cs="Segoe UI"/>
          <w:lang w:eastAsia="es-CO"/>
        </w:rPr>
      </w:pPr>
    </w:p>
    <w:p w14:paraId="75DF0289" w14:textId="65015043" w:rsidR="00747111" w:rsidRDefault="00747111" w:rsidP="00F14E97">
      <w:pPr>
        <w:spacing w:after="0" w:line="240" w:lineRule="auto"/>
        <w:jc w:val="both"/>
        <w:textAlignment w:val="baseline"/>
        <w:rPr>
          <w:rFonts w:ascii="Century Gothic" w:eastAsia="Times New Roman" w:hAnsi="Century Gothic" w:cs="Segoe UI"/>
          <w:lang w:eastAsia="es-CO"/>
        </w:rPr>
      </w:pPr>
      <w:r w:rsidRPr="00747111">
        <w:rPr>
          <w:rFonts w:ascii="Century Gothic" w:eastAsia="Times New Roman" w:hAnsi="Century Gothic" w:cs="Segoe UI"/>
          <w:lang w:eastAsia="es-CO"/>
        </w:rPr>
        <w:t xml:space="preserve">Una ciudad inteligente es aquella que </w:t>
      </w:r>
      <w:r>
        <w:rPr>
          <w:rFonts w:ascii="Century Gothic" w:eastAsia="Times New Roman" w:hAnsi="Century Gothic" w:cs="Segoe UI"/>
          <w:lang w:eastAsia="es-CO"/>
        </w:rPr>
        <w:t xml:space="preserve">en función de los servicios que presta a las personas que la habitan, </w:t>
      </w:r>
      <w:r w:rsidRPr="00747111">
        <w:rPr>
          <w:rFonts w:ascii="Century Gothic" w:eastAsia="Times New Roman" w:hAnsi="Century Gothic" w:cs="Segoe UI"/>
          <w:lang w:eastAsia="es-CO"/>
        </w:rPr>
        <w:t>tiene la cap</w:t>
      </w:r>
      <w:r>
        <w:rPr>
          <w:rFonts w:ascii="Century Gothic" w:eastAsia="Times New Roman" w:hAnsi="Century Gothic" w:cs="Segoe UI"/>
          <w:lang w:eastAsia="es-CO"/>
        </w:rPr>
        <w:t>acidad de recoger información (B</w:t>
      </w:r>
      <w:r w:rsidRPr="00747111">
        <w:rPr>
          <w:rFonts w:ascii="Century Gothic" w:eastAsia="Times New Roman" w:hAnsi="Century Gothic" w:cs="Segoe UI"/>
          <w:lang w:eastAsia="es-CO"/>
        </w:rPr>
        <w:t>igdata) a través de los medios tecnológicos adecuados (I</w:t>
      </w:r>
      <w:r>
        <w:rPr>
          <w:rFonts w:ascii="Century Gothic" w:eastAsia="Times New Roman" w:hAnsi="Century Gothic" w:cs="Segoe UI"/>
          <w:lang w:eastAsia="es-CO"/>
        </w:rPr>
        <w:t xml:space="preserve">nternet of </w:t>
      </w:r>
      <w:r w:rsidRPr="00747111">
        <w:rPr>
          <w:rFonts w:ascii="Century Gothic" w:eastAsia="Times New Roman" w:hAnsi="Century Gothic" w:cs="Segoe UI"/>
          <w:lang w:eastAsia="es-CO"/>
        </w:rPr>
        <w:t>T</w:t>
      </w:r>
      <w:r>
        <w:rPr>
          <w:rFonts w:ascii="Century Gothic" w:eastAsia="Times New Roman" w:hAnsi="Century Gothic" w:cs="Segoe UI"/>
          <w:lang w:eastAsia="es-CO"/>
        </w:rPr>
        <w:t>hings</w:t>
      </w:r>
      <w:r w:rsidRPr="00747111">
        <w:rPr>
          <w:rFonts w:ascii="Century Gothic" w:eastAsia="Times New Roman" w:hAnsi="Century Gothic" w:cs="Segoe UI"/>
          <w:lang w:eastAsia="es-CO"/>
        </w:rPr>
        <w:t>) y procesarla para lograr de una manera ef</w:t>
      </w:r>
      <w:r>
        <w:rPr>
          <w:rFonts w:ascii="Century Gothic" w:eastAsia="Times New Roman" w:hAnsi="Century Gothic" w:cs="Segoe UI"/>
          <w:lang w:eastAsia="es-CO"/>
        </w:rPr>
        <w:t>iciente (inteligencia reactiva e inteligencia</w:t>
      </w:r>
      <w:r w:rsidRPr="00747111">
        <w:rPr>
          <w:rFonts w:ascii="Century Gothic" w:eastAsia="Times New Roman" w:hAnsi="Century Gothic" w:cs="Segoe UI"/>
          <w:lang w:eastAsia="es-CO"/>
        </w:rPr>
        <w:t xml:space="preserve"> predictiva), prestar los servicios a los ciudadanos que mejoren su calidad de vida y hagan de la ciudad un ambiente sostenible tanto </w:t>
      </w:r>
      <w:r>
        <w:rPr>
          <w:rFonts w:ascii="Century Gothic" w:eastAsia="Times New Roman" w:hAnsi="Century Gothic" w:cs="Segoe UI"/>
          <w:lang w:eastAsia="es-CO"/>
        </w:rPr>
        <w:t xml:space="preserve">desde el punto de vista de </w:t>
      </w:r>
      <w:r w:rsidRPr="00747111">
        <w:rPr>
          <w:rFonts w:ascii="Century Gothic" w:eastAsia="Times New Roman" w:hAnsi="Century Gothic" w:cs="Segoe UI"/>
          <w:lang w:eastAsia="es-CO"/>
        </w:rPr>
        <w:t xml:space="preserve">su desarrollo económico como </w:t>
      </w:r>
      <w:r>
        <w:rPr>
          <w:rFonts w:ascii="Century Gothic" w:eastAsia="Times New Roman" w:hAnsi="Century Gothic" w:cs="Segoe UI"/>
          <w:lang w:eastAsia="es-CO"/>
        </w:rPr>
        <w:t>desde</w:t>
      </w:r>
      <w:r w:rsidRPr="00747111">
        <w:rPr>
          <w:rFonts w:ascii="Century Gothic" w:eastAsia="Times New Roman" w:hAnsi="Century Gothic" w:cs="Segoe UI"/>
          <w:lang w:eastAsia="es-CO"/>
        </w:rPr>
        <w:t xml:space="preserve"> su desarrollo social y cultural.</w:t>
      </w:r>
    </w:p>
    <w:p w14:paraId="07713EAE" w14:textId="77777777" w:rsidR="00747111" w:rsidRDefault="00747111" w:rsidP="00F14E97">
      <w:pPr>
        <w:spacing w:after="0" w:line="240" w:lineRule="auto"/>
        <w:jc w:val="both"/>
        <w:textAlignment w:val="baseline"/>
        <w:rPr>
          <w:rFonts w:ascii="Century Gothic" w:eastAsia="Times New Roman" w:hAnsi="Century Gothic" w:cs="Segoe UI"/>
          <w:lang w:eastAsia="es-CO"/>
        </w:rPr>
      </w:pPr>
    </w:p>
    <w:p w14:paraId="67B4998F" w14:textId="77777777" w:rsidR="00797F3E" w:rsidRPr="00F14E97" w:rsidRDefault="00797F3E"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Smart City es el término que de forma integrada agrupa las iniciativas que tienen como objetivo mejorar la calidad de vida, la sostenibilidad y la gestión eficiente de los servicios, teniendo como componente esencial el aprovechamiento de materiales, recursos y medios con una utilización al máximo de las tecnologías de vanguardia.  </w:t>
      </w:r>
    </w:p>
    <w:p w14:paraId="1673E675" w14:textId="77777777" w:rsidR="00555671" w:rsidRPr="00F14E97" w:rsidRDefault="00555671" w:rsidP="00F14E97">
      <w:pPr>
        <w:spacing w:after="0" w:line="240" w:lineRule="auto"/>
        <w:jc w:val="both"/>
        <w:textAlignment w:val="baseline"/>
        <w:rPr>
          <w:rFonts w:ascii="Century Gothic" w:eastAsia="Times New Roman" w:hAnsi="Century Gothic" w:cs="Segoe UI"/>
          <w:lang w:eastAsia="es-CO"/>
        </w:rPr>
      </w:pPr>
    </w:p>
    <w:p w14:paraId="775CD25E" w14:textId="77777777" w:rsidR="00797F3E" w:rsidRPr="00F14E97" w:rsidRDefault="00797F3E"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Es cierto que existen diferentes conceptos de ciudad relacionados, pero al final todos de forma integrada y cada uno con sus elementos convergen en un concepto denominado Smart City. </w:t>
      </w:r>
      <w:r w:rsidR="009145DA" w:rsidRPr="00F14E97">
        <w:rPr>
          <w:rFonts w:ascii="Century Gothic" w:eastAsia="Times New Roman" w:hAnsi="Century Gothic" w:cs="Segoe UI"/>
          <w:lang w:eastAsia="es-CO"/>
        </w:rPr>
        <w:t xml:space="preserve"> </w:t>
      </w:r>
    </w:p>
    <w:p w14:paraId="3EFF655F" w14:textId="77777777" w:rsidR="00797F3E" w:rsidRPr="00F14E97" w:rsidRDefault="00797F3E" w:rsidP="00F14E97">
      <w:pPr>
        <w:jc w:val="both"/>
        <w:rPr>
          <w:rFonts w:ascii="Century Gothic" w:hAnsi="Century Gothic" w:cs="Arial"/>
          <w:i/>
          <w:highlight w:val="yellow"/>
          <w:u w:val="single"/>
        </w:rPr>
      </w:pPr>
    </w:p>
    <w:p w14:paraId="66E0C5DA" w14:textId="77777777" w:rsidR="009005AC" w:rsidRPr="00F14E97" w:rsidRDefault="00DE7587" w:rsidP="00F14E97">
      <w:pPr>
        <w:keepNext/>
        <w:jc w:val="both"/>
        <w:rPr>
          <w:rFonts w:ascii="Century Gothic" w:hAnsi="Century Gothic"/>
        </w:rPr>
      </w:pPr>
      <w:r w:rsidRPr="00F14E97">
        <w:rPr>
          <w:rFonts w:ascii="Century Gothic" w:hAnsi="Century Gothic"/>
          <w:noProof/>
          <w:lang w:eastAsia="es-CO"/>
        </w:rPr>
        <w:drawing>
          <wp:inline distT="0" distB="0" distL="0" distR="0" wp14:anchorId="27046F3B" wp14:editId="702C0206">
            <wp:extent cx="5612130" cy="33972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97250"/>
                    </a:xfrm>
                    <a:prstGeom prst="rect">
                      <a:avLst/>
                    </a:prstGeom>
                  </pic:spPr>
                </pic:pic>
              </a:graphicData>
            </a:graphic>
          </wp:inline>
        </w:drawing>
      </w:r>
    </w:p>
    <w:p w14:paraId="58131BF4" w14:textId="77777777" w:rsidR="006B315D" w:rsidRPr="00F14E97" w:rsidRDefault="009005AC" w:rsidP="009D505C">
      <w:pPr>
        <w:pStyle w:val="Descripcin"/>
        <w:jc w:val="center"/>
        <w:rPr>
          <w:rFonts w:ascii="Century Gothic" w:hAnsi="Century Gothic"/>
          <w:i w:val="0"/>
          <w:color w:val="auto"/>
          <w:sz w:val="22"/>
          <w:szCs w:val="22"/>
        </w:rPr>
      </w:pPr>
      <w:bookmarkStart w:id="8" w:name="_Toc448473956"/>
      <w:r w:rsidRPr="00F14E97">
        <w:rPr>
          <w:rFonts w:ascii="Century Gothic" w:hAnsi="Century Gothic"/>
          <w:i w:val="0"/>
          <w:color w:val="auto"/>
          <w:sz w:val="22"/>
          <w:szCs w:val="22"/>
        </w:rPr>
        <w:t xml:space="preserve">Imagen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Imagen \* ARABIC </w:instrText>
      </w:r>
      <w:r w:rsidRPr="00F14E97">
        <w:rPr>
          <w:rFonts w:ascii="Century Gothic" w:hAnsi="Century Gothic"/>
          <w:i w:val="0"/>
          <w:color w:val="auto"/>
          <w:sz w:val="22"/>
          <w:szCs w:val="22"/>
        </w:rPr>
        <w:fldChar w:fldCharType="separate"/>
      </w:r>
      <w:r w:rsidR="00BB6D44" w:rsidRPr="00F14E97">
        <w:rPr>
          <w:rFonts w:ascii="Century Gothic" w:hAnsi="Century Gothic"/>
          <w:i w:val="0"/>
          <w:noProof/>
          <w:color w:val="auto"/>
          <w:sz w:val="22"/>
          <w:szCs w:val="22"/>
        </w:rPr>
        <w:t>1</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Smart Cities.</w:t>
      </w:r>
      <w:bookmarkEnd w:id="8"/>
    </w:p>
    <w:p w14:paraId="70243EB9" w14:textId="77777777" w:rsidR="00797F3E" w:rsidRPr="00F14E97" w:rsidRDefault="00797F3E" w:rsidP="00F14E97">
      <w:pPr>
        <w:jc w:val="both"/>
        <w:rPr>
          <w:rFonts w:ascii="Century Gothic" w:hAnsi="Century Gothic" w:cs="Arial"/>
          <w:i/>
          <w:highlight w:val="yellow"/>
          <w:u w:val="single"/>
        </w:rPr>
      </w:pPr>
    </w:p>
    <w:p w14:paraId="39872C4E" w14:textId="77777777" w:rsidR="00797F3E" w:rsidRPr="00F14E97" w:rsidRDefault="00797F3E" w:rsidP="00F14E97">
      <w:pPr>
        <w:jc w:val="both"/>
        <w:rPr>
          <w:rFonts w:ascii="Century Gothic" w:hAnsi="Century Gothic" w:cs="Arial"/>
          <w:i/>
          <w:highlight w:val="yellow"/>
          <w:u w:val="single"/>
        </w:rPr>
      </w:pPr>
    </w:p>
    <w:p w14:paraId="11BB71CC" w14:textId="77777777" w:rsidR="00797F3E" w:rsidRPr="00F14E97" w:rsidRDefault="00797F3E" w:rsidP="00F14E97">
      <w:pPr>
        <w:jc w:val="both"/>
        <w:rPr>
          <w:rFonts w:ascii="Century Gothic" w:hAnsi="Century Gothic" w:cs="Arial"/>
          <w:i/>
          <w:highlight w:val="yellow"/>
          <w:u w:val="single"/>
        </w:rPr>
      </w:pPr>
    </w:p>
    <w:p w14:paraId="5F096132" w14:textId="77777777" w:rsidR="00DE7587" w:rsidRPr="00F14E97" w:rsidRDefault="00DE7587" w:rsidP="00F14E97">
      <w:pPr>
        <w:jc w:val="both"/>
        <w:rPr>
          <w:rFonts w:ascii="Century Gothic" w:hAnsi="Century Gothic" w:cs="Arial"/>
          <w:i/>
          <w:highlight w:val="yellow"/>
          <w:u w:val="single"/>
        </w:rPr>
      </w:pPr>
    </w:p>
    <w:p w14:paraId="05E29CF3" w14:textId="77777777" w:rsidR="00DE7587" w:rsidRPr="00F14E97" w:rsidRDefault="00DE7587" w:rsidP="00F14E97">
      <w:pPr>
        <w:jc w:val="both"/>
        <w:rPr>
          <w:rFonts w:ascii="Century Gothic" w:hAnsi="Century Gothic" w:cs="Arial"/>
          <w:i/>
          <w:highlight w:val="yellow"/>
          <w:u w:val="single"/>
        </w:rPr>
      </w:pPr>
    </w:p>
    <w:p w14:paraId="61ABCB53" w14:textId="77777777" w:rsidR="00DE7587" w:rsidRPr="00F14E97" w:rsidRDefault="00DE7587" w:rsidP="00F14E97">
      <w:pPr>
        <w:jc w:val="both"/>
        <w:rPr>
          <w:rFonts w:ascii="Century Gothic" w:hAnsi="Century Gothic" w:cs="Arial"/>
          <w:i/>
          <w:highlight w:val="yellow"/>
          <w:u w:val="single"/>
        </w:rPr>
      </w:pPr>
    </w:p>
    <w:p w14:paraId="16A42012" w14:textId="77777777" w:rsidR="002432A1" w:rsidRPr="00F14E97" w:rsidRDefault="002432A1" w:rsidP="00F14E97">
      <w:pPr>
        <w:pStyle w:val="Ttulo1"/>
        <w:jc w:val="both"/>
        <w:rPr>
          <w:rFonts w:ascii="Century Gothic" w:eastAsiaTheme="minorHAnsi" w:hAnsi="Century Gothic" w:cs="Arial"/>
          <w:i/>
          <w:color w:val="auto"/>
          <w:sz w:val="22"/>
          <w:szCs w:val="22"/>
          <w:u w:val="single"/>
        </w:rPr>
      </w:pPr>
    </w:p>
    <w:p w14:paraId="316F221D" w14:textId="77777777" w:rsidR="007D60CC" w:rsidRPr="00F14E97" w:rsidRDefault="007D60CC" w:rsidP="00F14E97">
      <w:pPr>
        <w:jc w:val="both"/>
        <w:rPr>
          <w:rFonts w:ascii="Century Gothic" w:hAnsi="Century Gothic"/>
        </w:rPr>
      </w:pPr>
    </w:p>
    <w:p w14:paraId="0F7C88A2" w14:textId="77777777" w:rsidR="00DC28DE" w:rsidRPr="008D79B5" w:rsidRDefault="002432A1" w:rsidP="00083B4B">
      <w:pPr>
        <w:pStyle w:val="Ttulo1"/>
        <w:numPr>
          <w:ilvl w:val="0"/>
          <w:numId w:val="6"/>
        </w:numPr>
        <w:jc w:val="center"/>
        <w:rPr>
          <w:rFonts w:ascii="Century Gothic" w:hAnsi="Century Gothic"/>
          <w:b/>
          <w:color w:val="auto"/>
          <w:sz w:val="22"/>
          <w:szCs w:val="22"/>
        </w:rPr>
      </w:pPr>
      <w:bookmarkStart w:id="9" w:name="_Toc448483838"/>
      <w:r w:rsidRPr="008D79B5">
        <w:rPr>
          <w:rFonts w:ascii="Century Gothic" w:hAnsi="Century Gothic"/>
          <w:b/>
          <w:color w:val="auto"/>
          <w:sz w:val="22"/>
          <w:szCs w:val="22"/>
        </w:rPr>
        <w:t>DESARROLLO DE CONTENIDO</w:t>
      </w:r>
      <w:bookmarkEnd w:id="9"/>
    </w:p>
    <w:p w14:paraId="37925704" w14:textId="77777777" w:rsidR="00DC28DE" w:rsidRPr="00F14E97" w:rsidRDefault="00DC28DE" w:rsidP="00F14E97">
      <w:pPr>
        <w:pStyle w:val="Prrafodelista"/>
        <w:ind w:left="360"/>
        <w:jc w:val="both"/>
        <w:rPr>
          <w:rFonts w:ascii="Century Gothic" w:hAnsi="Century Gothic"/>
          <w:b/>
        </w:rPr>
      </w:pPr>
    </w:p>
    <w:p w14:paraId="0420F5B8" w14:textId="77777777" w:rsidR="00DE7587" w:rsidRPr="008E19E0" w:rsidRDefault="00DE7587" w:rsidP="00083B4B">
      <w:pPr>
        <w:pStyle w:val="Prrafodelista"/>
        <w:numPr>
          <w:ilvl w:val="1"/>
          <w:numId w:val="6"/>
        </w:numPr>
        <w:jc w:val="both"/>
        <w:outlineLvl w:val="1"/>
        <w:rPr>
          <w:rFonts w:ascii="Century Gothic" w:hAnsi="Century Gothic"/>
          <w:b/>
          <w:u w:val="single"/>
        </w:rPr>
      </w:pPr>
      <w:bookmarkStart w:id="10" w:name="_Toc448483839"/>
      <w:r w:rsidRPr="008E19E0">
        <w:rPr>
          <w:rFonts w:ascii="Century Gothic" w:eastAsia="Times New Roman" w:hAnsi="Century Gothic" w:cs="Segoe UI"/>
          <w:bCs/>
          <w:u w:val="single"/>
          <w:lang w:eastAsia="es-CO"/>
        </w:rPr>
        <w:t>Fuentes de información:</w:t>
      </w:r>
      <w:bookmarkEnd w:id="10"/>
    </w:p>
    <w:p w14:paraId="7F7F4F55" w14:textId="77777777" w:rsidR="00DE7587" w:rsidRPr="00F14E97" w:rsidRDefault="00DE7587" w:rsidP="00F14E97">
      <w:pPr>
        <w:spacing w:after="0" w:line="240" w:lineRule="auto"/>
        <w:ind w:left="708"/>
        <w:jc w:val="both"/>
        <w:textAlignment w:val="baseline"/>
        <w:rPr>
          <w:rFonts w:ascii="Century Gothic" w:eastAsia="Times New Roman" w:hAnsi="Century Gothic" w:cs="Segoe UI"/>
          <w:lang w:eastAsia="es-CO"/>
        </w:rPr>
      </w:pPr>
      <w:r w:rsidRPr="00F14E97">
        <w:rPr>
          <w:rFonts w:ascii="Century Gothic" w:eastAsia="Times New Roman" w:hAnsi="Century Gothic" w:cs="Segoe UI"/>
          <w:color w:val="000000"/>
          <w:shd w:val="clear" w:color="auto" w:fill="FFFFFF"/>
          <w:lang w:eastAsia="es-CO"/>
        </w:rPr>
        <w:t>Para la búsqueda de  información se consultaron  a través de Internet las fuentes directas de</w:t>
      </w:r>
      <w:r w:rsidR="00555671" w:rsidRPr="00F14E97">
        <w:rPr>
          <w:rFonts w:ascii="Century Gothic" w:eastAsia="Times New Roman" w:hAnsi="Century Gothic" w:cs="Segoe UI"/>
          <w:color w:val="000000"/>
          <w:shd w:val="clear" w:color="auto" w:fill="FFFFFF"/>
          <w:lang w:eastAsia="es-CO"/>
        </w:rPr>
        <w:t xml:space="preserve"> </w:t>
      </w:r>
      <w:r w:rsidRPr="00F14E97">
        <w:rPr>
          <w:rFonts w:ascii="Century Gothic" w:eastAsia="Times New Roman" w:hAnsi="Century Gothic" w:cs="Segoe UI"/>
          <w:color w:val="000000"/>
          <w:shd w:val="clear" w:color="auto" w:fill="FFFFFF"/>
          <w:lang w:eastAsia="es-CO"/>
        </w:rPr>
        <w:t>mayor importancia  y que nos aportaban estratégicamente los temas más relevantes para el éxito de la investigación.</w:t>
      </w:r>
      <w:r w:rsidRPr="00F14E97">
        <w:rPr>
          <w:rFonts w:ascii="Century Gothic" w:eastAsia="Times New Roman" w:hAnsi="Century Gothic" w:cs="Segoe UI"/>
          <w:lang w:eastAsia="es-CO"/>
        </w:rPr>
        <w:t> </w:t>
      </w:r>
    </w:p>
    <w:p w14:paraId="5213789F" w14:textId="77777777" w:rsidR="000A1DD9" w:rsidRPr="00F14E97" w:rsidRDefault="000A1DD9" w:rsidP="00F14E97">
      <w:pPr>
        <w:spacing w:after="0" w:line="240" w:lineRule="auto"/>
        <w:ind w:left="708"/>
        <w:jc w:val="both"/>
        <w:textAlignment w:val="baseline"/>
        <w:rPr>
          <w:rFonts w:ascii="Century Gothic" w:eastAsia="Times New Roman" w:hAnsi="Century Gothic" w:cs="Segoe UI"/>
          <w:lang w:eastAsia="es-CO"/>
        </w:rPr>
      </w:pPr>
    </w:p>
    <w:p w14:paraId="500758A2" w14:textId="77777777" w:rsidR="000A1DD9" w:rsidRPr="00F14E97" w:rsidRDefault="000A1DD9" w:rsidP="00F14E97">
      <w:pPr>
        <w:spacing w:after="0" w:line="240" w:lineRule="auto"/>
        <w:ind w:left="708"/>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Se diseñó una Matriz Comparativa que permitió tipificar cada módulo</w:t>
      </w:r>
      <w:r w:rsidR="00B47C5C" w:rsidRPr="00F14E97">
        <w:rPr>
          <w:rFonts w:ascii="Century Gothic" w:eastAsia="Times New Roman" w:hAnsi="Century Gothic" w:cs="Segoe UI"/>
          <w:lang w:eastAsia="es-CO"/>
        </w:rPr>
        <w:t xml:space="preserve"> servicio</w:t>
      </w:r>
      <w:r w:rsidRPr="00F14E97">
        <w:rPr>
          <w:rFonts w:ascii="Century Gothic" w:eastAsia="Times New Roman" w:hAnsi="Century Gothic" w:cs="Segoe UI"/>
          <w:lang w:eastAsia="es-CO"/>
        </w:rPr>
        <w:t xml:space="preserve"> en donde se buscaba información acerca de cada una de las entidades y qu</w:t>
      </w:r>
      <w:r w:rsidR="00FA47B4" w:rsidRPr="00F14E97">
        <w:rPr>
          <w:rFonts w:ascii="Century Gothic" w:eastAsia="Times New Roman" w:hAnsi="Century Gothic" w:cs="Segoe UI"/>
          <w:lang w:eastAsia="es-CO"/>
        </w:rPr>
        <w:t>e</w:t>
      </w:r>
      <w:r w:rsidRPr="00F14E97">
        <w:rPr>
          <w:rFonts w:ascii="Century Gothic" w:eastAsia="Times New Roman" w:hAnsi="Century Gothic" w:cs="Segoe UI"/>
          <w:lang w:eastAsia="es-CO"/>
        </w:rPr>
        <w:t xml:space="preserve"> aportes significativos tenían en </w:t>
      </w:r>
      <w:r w:rsidR="00B47C5C" w:rsidRPr="00F14E97">
        <w:rPr>
          <w:rFonts w:ascii="Century Gothic" w:eastAsia="Times New Roman" w:hAnsi="Century Gothic" w:cs="Segoe UI"/>
          <w:lang w:eastAsia="es-CO"/>
        </w:rPr>
        <w:t xml:space="preserve">las </w:t>
      </w:r>
      <w:r w:rsidRPr="00F14E97">
        <w:rPr>
          <w:rFonts w:ascii="Century Gothic" w:eastAsia="Times New Roman" w:hAnsi="Century Gothic" w:cs="Segoe UI"/>
          <w:lang w:eastAsia="es-CO"/>
        </w:rPr>
        <w:t xml:space="preserve">ciudades sostenibles </w:t>
      </w:r>
      <w:r w:rsidR="00FA47B4" w:rsidRPr="00F14E97">
        <w:rPr>
          <w:rFonts w:ascii="Century Gothic" w:eastAsia="Times New Roman" w:hAnsi="Century Gothic" w:cs="Segoe UI"/>
          <w:lang w:eastAsia="es-CO"/>
        </w:rPr>
        <w:t xml:space="preserve">y </w:t>
      </w:r>
      <w:r w:rsidRPr="00F14E97">
        <w:rPr>
          <w:rFonts w:ascii="Century Gothic" w:eastAsia="Times New Roman" w:hAnsi="Century Gothic" w:cs="Segoe UI"/>
          <w:lang w:eastAsia="es-CO"/>
        </w:rPr>
        <w:t>emergentes</w:t>
      </w:r>
      <w:r w:rsidR="00B47C5C" w:rsidRPr="00F14E97">
        <w:rPr>
          <w:rFonts w:ascii="Century Gothic" w:eastAsia="Times New Roman" w:hAnsi="Century Gothic" w:cs="Segoe UI"/>
          <w:lang w:eastAsia="es-CO"/>
        </w:rPr>
        <w:t>.</w:t>
      </w:r>
    </w:p>
    <w:p w14:paraId="44E015C5" w14:textId="77777777" w:rsidR="00585B66" w:rsidRPr="00F14E97" w:rsidRDefault="00585B66" w:rsidP="00F14E97">
      <w:pPr>
        <w:spacing w:after="0" w:line="240" w:lineRule="auto"/>
        <w:ind w:left="708"/>
        <w:jc w:val="both"/>
        <w:textAlignment w:val="baseline"/>
        <w:rPr>
          <w:rFonts w:ascii="Century Gothic" w:eastAsia="Times New Roman" w:hAnsi="Century Gothic" w:cs="Segoe UI"/>
          <w:lang w:eastAsia="es-CO"/>
        </w:rPr>
      </w:pPr>
    </w:p>
    <w:p w14:paraId="63AFF504" w14:textId="77777777" w:rsidR="0019373B" w:rsidRPr="00F14E97" w:rsidRDefault="00585B66" w:rsidP="006A507E">
      <w:pPr>
        <w:keepNext/>
        <w:spacing w:after="0" w:line="240" w:lineRule="auto"/>
        <w:jc w:val="center"/>
        <w:textAlignment w:val="baseline"/>
        <w:rPr>
          <w:rFonts w:ascii="Century Gothic" w:hAnsi="Century Gothic"/>
        </w:rPr>
      </w:pPr>
      <w:r w:rsidRPr="00F14E97">
        <w:rPr>
          <w:rFonts w:ascii="Century Gothic" w:hAnsi="Century Gothic"/>
          <w:noProof/>
          <w:lang w:eastAsia="es-CO"/>
        </w:rPr>
        <w:drawing>
          <wp:inline distT="0" distB="0" distL="0" distR="0" wp14:anchorId="635686FB" wp14:editId="09852D1E">
            <wp:extent cx="3637129" cy="2101755"/>
            <wp:effectExtent l="0" t="0" r="1905" b="1333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0577B1C" w14:textId="77777777" w:rsidR="00DE7587" w:rsidRPr="00F14E97" w:rsidRDefault="000E0309" w:rsidP="006A507E">
      <w:pPr>
        <w:pStyle w:val="Descripcin"/>
        <w:jc w:val="center"/>
        <w:rPr>
          <w:rFonts w:ascii="Century Gothic" w:eastAsia="Times New Roman" w:hAnsi="Century Gothic" w:cs="Segoe UI"/>
          <w:color w:val="auto"/>
          <w:sz w:val="22"/>
          <w:szCs w:val="22"/>
          <w:lang w:eastAsia="es-CO"/>
        </w:rPr>
      </w:pPr>
      <w:bookmarkStart w:id="11" w:name="_Toc448415471"/>
      <w:r w:rsidRPr="00F14E97">
        <w:rPr>
          <w:rFonts w:ascii="Century Gothic" w:hAnsi="Century Gothic"/>
          <w:color w:val="auto"/>
          <w:sz w:val="22"/>
          <w:szCs w:val="22"/>
        </w:rPr>
        <w:t xml:space="preserve">Grafica </w:t>
      </w:r>
      <w:r w:rsidRPr="00F14E97">
        <w:rPr>
          <w:rFonts w:ascii="Century Gothic" w:hAnsi="Century Gothic"/>
          <w:color w:val="auto"/>
          <w:sz w:val="22"/>
          <w:szCs w:val="22"/>
        </w:rPr>
        <w:fldChar w:fldCharType="begin"/>
      </w:r>
      <w:r w:rsidRPr="00F14E97">
        <w:rPr>
          <w:rFonts w:ascii="Century Gothic" w:hAnsi="Century Gothic"/>
          <w:color w:val="auto"/>
          <w:sz w:val="22"/>
          <w:szCs w:val="22"/>
        </w:rPr>
        <w:instrText xml:space="preserve"> SEQ Grafica \* ARABIC </w:instrText>
      </w:r>
      <w:r w:rsidRPr="00F14E97">
        <w:rPr>
          <w:rFonts w:ascii="Century Gothic" w:hAnsi="Century Gothic"/>
          <w:color w:val="auto"/>
          <w:sz w:val="22"/>
          <w:szCs w:val="22"/>
        </w:rPr>
        <w:fldChar w:fldCharType="separate"/>
      </w:r>
      <w:r w:rsidR="00982A62" w:rsidRPr="00F14E97">
        <w:rPr>
          <w:rFonts w:ascii="Century Gothic" w:hAnsi="Century Gothic"/>
          <w:noProof/>
          <w:color w:val="auto"/>
          <w:sz w:val="22"/>
          <w:szCs w:val="22"/>
        </w:rPr>
        <w:t>1</w:t>
      </w:r>
      <w:r w:rsidRPr="00F14E97">
        <w:rPr>
          <w:rFonts w:ascii="Century Gothic" w:hAnsi="Century Gothic"/>
          <w:color w:val="auto"/>
          <w:sz w:val="22"/>
          <w:szCs w:val="22"/>
        </w:rPr>
        <w:fldChar w:fldCharType="end"/>
      </w:r>
      <w:r w:rsidRPr="00F14E97">
        <w:rPr>
          <w:rFonts w:ascii="Century Gothic" w:hAnsi="Century Gothic"/>
          <w:color w:val="auto"/>
          <w:sz w:val="22"/>
          <w:szCs w:val="22"/>
        </w:rPr>
        <w:t>. Porcentajes de Información por Fuente.</w:t>
      </w:r>
      <w:bookmarkEnd w:id="11"/>
    </w:p>
    <w:p w14:paraId="671AC726" w14:textId="77777777" w:rsidR="000A1DD9" w:rsidRPr="00F14E97" w:rsidRDefault="000A1DD9" w:rsidP="00F14E97">
      <w:pPr>
        <w:spacing w:after="0" w:line="240" w:lineRule="auto"/>
        <w:jc w:val="both"/>
        <w:textAlignment w:val="baseline"/>
        <w:rPr>
          <w:rFonts w:ascii="Century Gothic" w:eastAsia="Times New Roman" w:hAnsi="Century Gothic" w:cs="Segoe UI"/>
          <w:b/>
          <w:bCs/>
          <w:lang w:eastAsia="es-CO"/>
        </w:rPr>
      </w:pPr>
    </w:p>
    <w:p w14:paraId="0956DEE4" w14:textId="77777777" w:rsidR="00743FAF" w:rsidRPr="00F14E97" w:rsidRDefault="00104AC2" w:rsidP="006A507E">
      <w:pPr>
        <w:spacing w:after="0" w:line="240" w:lineRule="auto"/>
        <w:ind w:left="708"/>
        <w:jc w:val="center"/>
        <w:textAlignment w:val="baseline"/>
        <w:rPr>
          <w:rFonts w:ascii="Century Gothic" w:eastAsia="Times New Roman" w:hAnsi="Century Gothic" w:cs="Segoe UI"/>
          <w:b/>
          <w:bCs/>
          <w:lang w:eastAsia="es-CO"/>
        </w:rPr>
      </w:pPr>
      <w:r w:rsidRPr="00F14E97">
        <w:rPr>
          <w:rFonts w:ascii="Century Gothic" w:eastAsia="Times New Roman" w:hAnsi="Century Gothic" w:cs="Segoe UI"/>
          <w:b/>
          <w:bCs/>
          <w:lang w:eastAsia="es-CO"/>
        </w:rPr>
        <w:object w:dxaOrig="1544" w:dyaOrig="998" w14:anchorId="55209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4" o:title=""/>
          </v:shape>
          <o:OLEObject Type="Embed" ProgID="Excel.Sheet.12" ShapeID="_x0000_i1025" DrawAspect="Icon" ObjectID="_1530622344" r:id="rId15"/>
        </w:object>
      </w:r>
    </w:p>
    <w:p w14:paraId="64B17B63" w14:textId="77777777" w:rsidR="00104AC2" w:rsidRPr="00F14E97" w:rsidRDefault="00104AC2" w:rsidP="00F14E97">
      <w:pPr>
        <w:spacing w:after="0" w:line="240" w:lineRule="auto"/>
        <w:ind w:left="708"/>
        <w:jc w:val="both"/>
        <w:textAlignment w:val="baseline"/>
        <w:rPr>
          <w:rFonts w:ascii="Century Gothic" w:eastAsia="Times New Roman" w:hAnsi="Century Gothic" w:cs="Segoe UI"/>
          <w:b/>
          <w:bCs/>
          <w:lang w:eastAsia="es-CO"/>
        </w:rPr>
      </w:pPr>
    </w:p>
    <w:p w14:paraId="07D76567" w14:textId="77777777" w:rsidR="00D421CF" w:rsidRPr="00F14E97" w:rsidRDefault="000A1DD9" w:rsidP="006A507E">
      <w:pPr>
        <w:spacing w:after="0" w:line="240" w:lineRule="auto"/>
        <w:ind w:left="708"/>
        <w:jc w:val="center"/>
        <w:textAlignment w:val="baseline"/>
        <w:rPr>
          <w:rFonts w:ascii="Century Gothic" w:eastAsia="Times New Roman" w:hAnsi="Century Gothic" w:cs="Segoe UI"/>
          <w:lang w:eastAsia="es-CO"/>
        </w:rPr>
      </w:pPr>
      <w:r w:rsidRPr="00F14E97">
        <w:rPr>
          <w:rFonts w:ascii="Century Gothic" w:eastAsia="Times New Roman" w:hAnsi="Century Gothic" w:cs="Segoe UI"/>
          <w:i/>
          <w:iCs/>
          <w:lang w:eastAsia="es-CO"/>
        </w:rPr>
        <w:t>Matriz de Investigación Smart City – Excel</w:t>
      </w:r>
      <w:r w:rsidR="00104AC2" w:rsidRPr="00F14E97">
        <w:rPr>
          <w:rFonts w:ascii="Century Gothic" w:eastAsia="Times New Roman" w:hAnsi="Century Gothic" w:cs="Segoe UI"/>
          <w:i/>
          <w:iCs/>
          <w:lang w:eastAsia="es-CO"/>
        </w:rPr>
        <w:t>.</w:t>
      </w:r>
    </w:p>
    <w:p w14:paraId="28D278FF" w14:textId="77777777" w:rsidR="008E19E0" w:rsidRDefault="008E19E0" w:rsidP="008E19E0">
      <w:pPr>
        <w:rPr>
          <w:rFonts w:ascii="Century Gothic" w:eastAsia="Times New Roman" w:hAnsi="Century Gothic" w:cs="Segoe UI"/>
          <w:bCs/>
          <w:lang w:eastAsia="es-CO"/>
        </w:rPr>
      </w:pPr>
    </w:p>
    <w:p w14:paraId="2D78978B" w14:textId="77777777" w:rsidR="00555671" w:rsidRPr="008E19E0" w:rsidRDefault="00555671" w:rsidP="008E19E0">
      <w:pPr>
        <w:rPr>
          <w:rFonts w:ascii="Century Gothic" w:eastAsia="Times New Roman" w:hAnsi="Century Gothic" w:cs="Segoe UI"/>
          <w:bCs/>
          <w:lang w:eastAsia="es-CO"/>
        </w:rPr>
      </w:pPr>
      <w:r w:rsidRPr="00F14E97">
        <w:rPr>
          <w:rFonts w:ascii="Century Gothic" w:eastAsia="Times New Roman" w:hAnsi="Century Gothic" w:cs="Segoe UI"/>
          <w:bCs/>
          <w:lang w:eastAsia="es-CO"/>
        </w:rPr>
        <w:t>A continuación se describen de forma general las fuentes de información y su aporte en el proceso de investigación, teniendo en cuenta que el foco estaba dado desde una óptica internacional y nacional:</w:t>
      </w:r>
    </w:p>
    <w:p w14:paraId="065A7F39" w14:textId="77777777" w:rsidR="00555671" w:rsidRPr="00F14E97" w:rsidRDefault="00555671" w:rsidP="00F14E97">
      <w:pPr>
        <w:spacing w:after="0" w:line="240" w:lineRule="auto"/>
        <w:jc w:val="both"/>
        <w:textAlignment w:val="baseline"/>
        <w:rPr>
          <w:rFonts w:ascii="Century Gothic" w:eastAsia="Times New Roman" w:hAnsi="Century Gothic" w:cs="Segoe UI"/>
          <w:lang w:eastAsia="es-CO"/>
        </w:rPr>
      </w:pPr>
    </w:p>
    <w:p w14:paraId="58CF6B5F" w14:textId="776E62D9" w:rsidR="00DE7587" w:rsidRPr="00F42334" w:rsidRDefault="002432A1" w:rsidP="00083B4B">
      <w:pPr>
        <w:pStyle w:val="Prrafodelista"/>
        <w:numPr>
          <w:ilvl w:val="2"/>
          <w:numId w:val="6"/>
        </w:numPr>
        <w:spacing w:after="0" w:line="240" w:lineRule="auto"/>
        <w:jc w:val="both"/>
        <w:textAlignment w:val="baseline"/>
        <w:outlineLvl w:val="2"/>
        <w:rPr>
          <w:rFonts w:ascii="Century Gothic" w:eastAsia="Times New Roman" w:hAnsi="Century Gothic" w:cs="Segoe UI"/>
          <w:b/>
          <w:lang w:eastAsia="es-CO"/>
        </w:rPr>
      </w:pPr>
      <w:bookmarkStart w:id="12" w:name="_Toc448483840"/>
      <w:r w:rsidRPr="00F42334">
        <w:rPr>
          <w:rFonts w:ascii="Century Gothic" w:eastAsia="Times New Roman" w:hAnsi="Century Gothic" w:cs="Segoe UI"/>
          <w:b/>
          <w:lang w:eastAsia="es-CO"/>
        </w:rPr>
        <w:t>Ministerio de Tecn</w:t>
      </w:r>
      <w:r w:rsidR="00DC28DE" w:rsidRPr="00F42334">
        <w:rPr>
          <w:rFonts w:ascii="Century Gothic" w:eastAsia="Times New Roman" w:hAnsi="Century Gothic" w:cs="Segoe UI"/>
          <w:b/>
          <w:lang w:eastAsia="es-CO"/>
        </w:rPr>
        <w:t xml:space="preserve">ologías de la Información y las </w:t>
      </w:r>
      <w:r w:rsidRPr="00F42334">
        <w:rPr>
          <w:rFonts w:ascii="Century Gothic" w:eastAsia="Times New Roman" w:hAnsi="Century Gothic" w:cs="Segoe UI"/>
          <w:b/>
          <w:lang w:eastAsia="es-CO"/>
        </w:rPr>
        <w:t>Comunicaciones</w:t>
      </w:r>
      <w:r w:rsidR="00DC28DE" w:rsidRPr="00F42334">
        <w:rPr>
          <w:rFonts w:ascii="Century Gothic" w:eastAsia="Times New Roman" w:hAnsi="Century Gothic" w:cs="Segoe UI"/>
          <w:b/>
          <w:lang w:eastAsia="es-CO"/>
        </w:rPr>
        <w:t xml:space="preserve"> </w:t>
      </w:r>
      <w:r w:rsidR="00F42334">
        <w:rPr>
          <w:rFonts w:ascii="Century Gothic" w:eastAsia="Times New Roman" w:hAnsi="Century Gothic" w:cs="Segoe UI"/>
          <w:b/>
          <w:lang w:eastAsia="es-CO"/>
        </w:rPr>
        <w:t>–</w:t>
      </w:r>
      <w:r w:rsidR="00555671" w:rsidRPr="00F42334">
        <w:rPr>
          <w:rFonts w:ascii="Century Gothic" w:eastAsia="Times New Roman" w:hAnsi="Century Gothic" w:cs="Segoe UI"/>
          <w:b/>
          <w:lang w:eastAsia="es-CO"/>
        </w:rPr>
        <w:t xml:space="preserve"> </w:t>
      </w:r>
      <w:r w:rsidR="00F42334">
        <w:rPr>
          <w:rFonts w:ascii="Century Gothic" w:eastAsia="Times New Roman" w:hAnsi="Century Gothic" w:cs="Segoe UI"/>
          <w:b/>
          <w:lang w:eastAsia="es-CO"/>
        </w:rPr>
        <w:t>(</w:t>
      </w:r>
      <w:r w:rsidR="00DC28DE" w:rsidRPr="00F42334">
        <w:rPr>
          <w:rFonts w:ascii="Century Gothic" w:eastAsia="Times New Roman" w:hAnsi="Century Gothic" w:cs="Segoe UI"/>
          <w:b/>
          <w:lang w:eastAsia="es-CO"/>
        </w:rPr>
        <w:t>MINTIC</w:t>
      </w:r>
      <w:r w:rsidR="00F42334">
        <w:rPr>
          <w:rFonts w:ascii="Century Gothic" w:eastAsia="Times New Roman" w:hAnsi="Century Gothic" w:cs="Segoe UI"/>
          <w:b/>
          <w:lang w:eastAsia="es-CO"/>
        </w:rPr>
        <w:t>)</w:t>
      </w:r>
      <w:bookmarkEnd w:id="12"/>
    </w:p>
    <w:p w14:paraId="28570829" w14:textId="77777777" w:rsidR="00DE7587" w:rsidRPr="00F14E97" w:rsidRDefault="00DE7587" w:rsidP="00F14E97">
      <w:pPr>
        <w:spacing w:after="0" w:line="240" w:lineRule="auto"/>
        <w:jc w:val="both"/>
        <w:textAlignment w:val="baseline"/>
        <w:rPr>
          <w:rFonts w:ascii="Century Gothic" w:eastAsia="Times New Roman" w:hAnsi="Century Gothic" w:cs="Segoe UI"/>
          <w:lang w:eastAsia="es-CO"/>
        </w:rPr>
      </w:pPr>
    </w:p>
    <w:p w14:paraId="2DE0CEE8" w14:textId="77777777" w:rsidR="00DE7587" w:rsidRPr="00F14E97" w:rsidRDefault="00DE7587" w:rsidP="00F14E97">
      <w:pPr>
        <w:spacing w:after="0" w:line="240" w:lineRule="auto"/>
        <w:ind w:left="720"/>
        <w:jc w:val="both"/>
        <w:textAlignment w:val="baseline"/>
        <w:rPr>
          <w:rFonts w:ascii="Century Gothic" w:eastAsia="Times New Roman" w:hAnsi="Century Gothic" w:cs="Segoe UI"/>
          <w:lang w:eastAsia="es-CO"/>
        </w:rPr>
      </w:pPr>
      <w:r w:rsidRPr="00F14E97">
        <w:rPr>
          <w:rFonts w:ascii="Century Gothic" w:eastAsia="Times New Roman" w:hAnsi="Century Gothic" w:cs="Segoe UI"/>
          <w:color w:val="000000"/>
          <w:shd w:val="clear" w:color="auto" w:fill="FFFFFF"/>
          <w:lang w:eastAsia="es-CO"/>
        </w:rPr>
        <w:t>El Ministerio de Tecnologías de la Información y las Comunicaciones promueve el acceso, uso efectivo y apropiación masivos de las TIC, a través de políticas y programas, para mejorar la calidad de vida de cada colombiano y el incremento sostenible del desarrollo del país.</w:t>
      </w:r>
      <w:r w:rsidRPr="00F14E97">
        <w:rPr>
          <w:rFonts w:ascii="Century Gothic" w:eastAsia="Times New Roman" w:hAnsi="Century Gothic" w:cs="Segoe UI"/>
          <w:lang w:eastAsia="es-CO"/>
        </w:rPr>
        <w:t> </w:t>
      </w:r>
    </w:p>
    <w:p w14:paraId="246E7519" w14:textId="77777777" w:rsidR="00E24291" w:rsidRPr="00F14E97" w:rsidRDefault="00E24291" w:rsidP="00F14E97">
      <w:pPr>
        <w:spacing w:after="0" w:line="240" w:lineRule="auto"/>
        <w:jc w:val="both"/>
        <w:textAlignment w:val="baseline"/>
        <w:rPr>
          <w:rFonts w:ascii="Century Gothic" w:eastAsia="Times New Roman" w:hAnsi="Century Gothic" w:cs="Segoe UI"/>
          <w:lang w:eastAsia="es-CO"/>
        </w:rPr>
      </w:pPr>
    </w:p>
    <w:p w14:paraId="3C8EF941" w14:textId="77777777" w:rsidR="00DC28DE" w:rsidRPr="00F14E97" w:rsidRDefault="00DE7587" w:rsidP="00F14E97">
      <w:pPr>
        <w:spacing w:after="0" w:line="240" w:lineRule="auto"/>
        <w:ind w:left="720"/>
        <w:jc w:val="both"/>
        <w:textAlignment w:val="baseline"/>
        <w:rPr>
          <w:rFonts w:ascii="Century Gothic" w:eastAsia="Times New Roman" w:hAnsi="Century Gothic" w:cs="Segoe UI"/>
          <w:lang w:eastAsia="es-CO"/>
        </w:rPr>
      </w:pPr>
      <w:r w:rsidRPr="00F14E97">
        <w:rPr>
          <w:rFonts w:ascii="Century Gothic" w:eastAsia="Times New Roman" w:hAnsi="Century Gothic" w:cs="Segoe UI"/>
          <w:color w:val="000000"/>
          <w:shd w:val="clear" w:color="auto" w:fill="FFFFFF"/>
          <w:lang w:eastAsia="es-CO"/>
        </w:rPr>
        <w:t>En cada de uno de los módulos que se analizaron el </w:t>
      </w:r>
      <w:proofErr w:type="spellStart"/>
      <w:r w:rsidRPr="00F14E97">
        <w:rPr>
          <w:rFonts w:ascii="Century Gothic" w:eastAsia="Times New Roman" w:hAnsi="Century Gothic" w:cs="Segoe UI"/>
          <w:color w:val="000000"/>
          <w:shd w:val="clear" w:color="auto" w:fill="FFFFFF"/>
          <w:lang w:eastAsia="es-CO"/>
        </w:rPr>
        <w:t>Mintic</w:t>
      </w:r>
      <w:proofErr w:type="spellEnd"/>
      <w:r w:rsidRPr="00F14E97">
        <w:rPr>
          <w:rFonts w:ascii="Century Gothic" w:eastAsia="Times New Roman" w:hAnsi="Century Gothic" w:cs="Segoe UI"/>
          <w:color w:val="000000"/>
          <w:shd w:val="clear" w:color="auto" w:fill="FFFFFF"/>
          <w:lang w:eastAsia="es-CO"/>
        </w:rPr>
        <w:t> nos </w:t>
      </w:r>
      <w:r w:rsidRPr="00F14E97">
        <w:rPr>
          <w:rFonts w:ascii="Arial" w:eastAsia="Times New Roman" w:hAnsi="Arial" w:cs="Arial"/>
          <w:color w:val="000000"/>
          <w:lang w:eastAsia="es-CO"/>
        </w:rPr>
        <w:t> </w:t>
      </w:r>
      <w:r w:rsidRPr="00F14E97">
        <w:rPr>
          <w:rFonts w:ascii="Century Gothic" w:eastAsia="Times New Roman" w:hAnsi="Century Gothic" w:cs="Segoe UI"/>
          <w:color w:val="000000"/>
          <w:shd w:val="clear" w:color="auto" w:fill="FFFFFF"/>
          <w:lang w:eastAsia="es-CO"/>
        </w:rPr>
        <w:t>facilitó el acceso a los planes, programas y proyectos del Sector de Tecnologías de la Información y las Comunicaciones en Colombia</w:t>
      </w:r>
      <w:r w:rsidR="00B3754A" w:rsidRPr="00F14E97">
        <w:rPr>
          <w:rFonts w:ascii="Century Gothic" w:eastAsia="Times New Roman" w:hAnsi="Century Gothic" w:cs="Segoe UI"/>
          <w:color w:val="000000"/>
          <w:shd w:val="clear" w:color="auto" w:fill="FFFFFF"/>
          <w:lang w:eastAsia="es-CO"/>
        </w:rPr>
        <w:t>, así como a las tecnologías utilizadas para dichos proyectos no solo en servicio, sino aplicaciones que están en proyecto y pueden llegar a aplicar</w:t>
      </w:r>
      <w:r w:rsidRPr="00F14E97">
        <w:rPr>
          <w:rFonts w:ascii="Century Gothic" w:eastAsia="Times New Roman" w:hAnsi="Century Gothic" w:cs="Segoe UI"/>
          <w:color w:val="000000"/>
          <w:shd w:val="clear" w:color="auto" w:fill="FFFFFF"/>
          <w:lang w:eastAsia="es-CO"/>
        </w:rPr>
        <w:t>.</w:t>
      </w:r>
      <w:r w:rsidRPr="00F14E97">
        <w:rPr>
          <w:rFonts w:ascii="Century Gothic" w:eastAsia="Times New Roman" w:hAnsi="Century Gothic" w:cs="Segoe UI"/>
          <w:lang w:eastAsia="es-CO"/>
        </w:rPr>
        <w:t> </w:t>
      </w:r>
    </w:p>
    <w:p w14:paraId="53FCFCCB" w14:textId="77777777" w:rsidR="00183CC4" w:rsidRPr="00F14E97" w:rsidRDefault="00183CC4" w:rsidP="00F14E97">
      <w:pPr>
        <w:spacing w:after="0" w:line="240" w:lineRule="auto"/>
        <w:ind w:left="1224"/>
        <w:jc w:val="both"/>
        <w:textAlignment w:val="baseline"/>
        <w:rPr>
          <w:rFonts w:ascii="Century Gothic" w:eastAsia="Times New Roman" w:hAnsi="Century Gothic" w:cs="Segoe UI"/>
          <w:lang w:eastAsia="es-CO"/>
        </w:rPr>
      </w:pPr>
    </w:p>
    <w:p w14:paraId="2B7ACAD8" w14:textId="77777777" w:rsidR="00EB317C" w:rsidRPr="00F14E97" w:rsidRDefault="00EB317C" w:rsidP="00083B4B">
      <w:pPr>
        <w:pStyle w:val="Ttulo3"/>
        <w:rPr>
          <w:rFonts w:ascii="Century Gothic" w:eastAsia="Times New Roman" w:hAnsi="Century Gothic" w:cs="Segoe UI"/>
          <w:i/>
          <w:iCs/>
          <w:u w:val="single"/>
          <w:shd w:val="clear" w:color="auto" w:fill="FFFF00"/>
          <w:lang w:eastAsia="es-CO"/>
        </w:rPr>
      </w:pPr>
    </w:p>
    <w:p w14:paraId="20C484CE" w14:textId="435397F7" w:rsidR="00DE7587" w:rsidRPr="00F42334" w:rsidRDefault="007D60CC" w:rsidP="00083B4B">
      <w:pPr>
        <w:pStyle w:val="Ttulo3"/>
        <w:numPr>
          <w:ilvl w:val="2"/>
          <w:numId w:val="6"/>
        </w:numPr>
        <w:rPr>
          <w:rFonts w:ascii="Century Gothic" w:eastAsia="Times New Roman" w:hAnsi="Century Gothic" w:cs="Segoe UI"/>
          <w:b/>
          <w:color w:val="auto"/>
          <w:sz w:val="22"/>
          <w:szCs w:val="22"/>
          <w:lang w:eastAsia="es-CO"/>
        </w:rPr>
      </w:pPr>
      <w:bookmarkStart w:id="13" w:name="_Toc447289993"/>
      <w:bookmarkStart w:id="14" w:name="_Toc447618944"/>
      <w:bookmarkStart w:id="15" w:name="_Toc448483841"/>
      <w:r w:rsidRPr="00F42334">
        <w:rPr>
          <w:rFonts w:ascii="Century Gothic" w:eastAsia="Times New Roman" w:hAnsi="Century Gothic" w:cs="Segoe UI"/>
          <w:b/>
          <w:color w:val="auto"/>
          <w:sz w:val="22"/>
          <w:szCs w:val="22"/>
          <w:lang w:eastAsia="es-CO"/>
        </w:rPr>
        <w:t xml:space="preserve">Banco Interamericano </w:t>
      </w:r>
      <w:r w:rsidR="00B3754A" w:rsidRPr="00F42334">
        <w:rPr>
          <w:rFonts w:ascii="Century Gothic" w:eastAsia="Times New Roman" w:hAnsi="Century Gothic" w:cs="Segoe UI"/>
          <w:b/>
          <w:color w:val="auto"/>
          <w:sz w:val="22"/>
          <w:szCs w:val="22"/>
          <w:lang w:eastAsia="es-CO"/>
        </w:rPr>
        <w:t>d</w:t>
      </w:r>
      <w:r w:rsidRPr="00F42334">
        <w:rPr>
          <w:rFonts w:ascii="Century Gothic" w:eastAsia="Times New Roman" w:hAnsi="Century Gothic" w:cs="Segoe UI"/>
          <w:b/>
          <w:color w:val="auto"/>
          <w:sz w:val="22"/>
          <w:szCs w:val="22"/>
          <w:lang w:eastAsia="es-CO"/>
        </w:rPr>
        <w:t>e Desarrollo (BID)</w:t>
      </w:r>
      <w:bookmarkEnd w:id="13"/>
      <w:bookmarkEnd w:id="14"/>
      <w:bookmarkEnd w:id="15"/>
    </w:p>
    <w:p w14:paraId="2E279F7D" w14:textId="77777777" w:rsidR="00DE7587" w:rsidRPr="00F14E97" w:rsidRDefault="00DE7587" w:rsidP="00F14E97">
      <w:pPr>
        <w:spacing w:after="0" w:line="240" w:lineRule="auto"/>
        <w:jc w:val="both"/>
        <w:textAlignment w:val="baseline"/>
        <w:rPr>
          <w:rFonts w:ascii="Century Gothic" w:eastAsia="Times New Roman" w:hAnsi="Century Gothic" w:cs="Segoe UI"/>
          <w:lang w:eastAsia="es-CO"/>
        </w:rPr>
      </w:pPr>
    </w:p>
    <w:p w14:paraId="411E5148" w14:textId="77777777" w:rsidR="00DE7587" w:rsidRPr="00F14E97" w:rsidRDefault="00DE7587" w:rsidP="00F14E97">
      <w:pPr>
        <w:spacing w:after="0" w:line="240" w:lineRule="auto"/>
        <w:ind w:left="708"/>
        <w:jc w:val="both"/>
        <w:textAlignment w:val="baseline"/>
        <w:rPr>
          <w:rFonts w:ascii="Century Gothic" w:eastAsia="Times New Roman" w:hAnsi="Century Gothic" w:cs="Segoe UI"/>
          <w:lang w:eastAsia="es-CO"/>
        </w:rPr>
      </w:pPr>
      <w:r w:rsidRPr="00F14E97">
        <w:rPr>
          <w:rFonts w:ascii="Century Gothic" w:eastAsia="Times New Roman" w:hAnsi="Century Gothic" w:cs="Segoe UI"/>
          <w:shd w:val="clear" w:color="auto" w:fill="FFFFFF"/>
          <w:lang w:eastAsia="es-CO"/>
        </w:rPr>
        <w:t>El</w:t>
      </w:r>
      <w:r w:rsidRPr="00F14E97">
        <w:rPr>
          <w:rFonts w:ascii="Arial" w:eastAsia="Times New Roman" w:hAnsi="Arial" w:cs="Arial"/>
          <w:shd w:val="clear" w:color="auto" w:fill="FFFFFF"/>
          <w:lang w:eastAsia="es-CO"/>
        </w:rPr>
        <w:t> </w:t>
      </w:r>
      <w:r w:rsidRPr="00F14E97">
        <w:rPr>
          <w:rFonts w:ascii="Century Gothic" w:eastAsia="Times New Roman" w:hAnsi="Century Gothic" w:cs="Segoe UI"/>
          <w:shd w:val="clear" w:color="auto" w:fill="FFFFFF"/>
          <w:lang w:eastAsia="es-CO"/>
        </w:rPr>
        <w:t>BID</w:t>
      </w:r>
      <w:r w:rsidRPr="00F14E97">
        <w:rPr>
          <w:rFonts w:ascii="Arial" w:eastAsia="Times New Roman" w:hAnsi="Arial" w:cs="Arial"/>
          <w:shd w:val="clear" w:color="auto" w:fill="FFFFFF"/>
          <w:lang w:eastAsia="es-CO"/>
        </w:rPr>
        <w:t> </w:t>
      </w:r>
      <w:r w:rsidRPr="00F14E97">
        <w:rPr>
          <w:rFonts w:ascii="Century Gothic" w:eastAsia="Times New Roman" w:hAnsi="Century Gothic" w:cs="Segoe UI"/>
          <w:shd w:val="clear" w:color="auto" w:fill="FFFFFF"/>
          <w:lang w:eastAsia="es-CO"/>
        </w:rPr>
        <w:t>es la principal fuente de financiamiento y pericia multilateral para el desarrollo económico, social e institucional sostenible de América Latina y el Caribe</w:t>
      </w:r>
      <w:r w:rsidR="00B3754A" w:rsidRPr="00F14E97">
        <w:rPr>
          <w:rFonts w:ascii="Century Gothic" w:eastAsia="Times New Roman" w:hAnsi="Century Gothic" w:cs="Segoe UI"/>
          <w:shd w:val="clear" w:color="auto" w:fill="FFFFFF"/>
          <w:lang w:eastAsia="es-CO"/>
        </w:rPr>
        <w:t xml:space="preserve"> en diferentes tipos de proyectos que aporten al mejoramiento de la calidad de vida de una ciudad</w:t>
      </w:r>
      <w:r w:rsidRPr="00F14E97">
        <w:rPr>
          <w:rFonts w:ascii="Century Gothic" w:eastAsia="Times New Roman" w:hAnsi="Century Gothic" w:cs="Segoe UI"/>
          <w:shd w:val="clear" w:color="auto" w:fill="FFFFFF"/>
          <w:lang w:eastAsia="es-CO"/>
        </w:rPr>
        <w:t>.</w:t>
      </w:r>
      <w:r w:rsidRPr="00F14E97">
        <w:rPr>
          <w:rFonts w:ascii="Century Gothic" w:eastAsia="Times New Roman" w:hAnsi="Century Gothic" w:cs="Segoe UI"/>
          <w:lang w:eastAsia="es-CO"/>
        </w:rPr>
        <w:t> </w:t>
      </w:r>
    </w:p>
    <w:p w14:paraId="43210CF3" w14:textId="77777777" w:rsidR="00DE7587" w:rsidRPr="00F14E97" w:rsidRDefault="00DE7587" w:rsidP="00F14E97">
      <w:pPr>
        <w:spacing w:after="0" w:line="240" w:lineRule="auto"/>
        <w:ind w:left="708"/>
        <w:jc w:val="both"/>
        <w:textAlignment w:val="baseline"/>
        <w:rPr>
          <w:rFonts w:ascii="Century Gothic" w:eastAsia="Times New Roman" w:hAnsi="Century Gothic" w:cs="Segoe UI"/>
          <w:lang w:eastAsia="es-CO"/>
        </w:rPr>
      </w:pPr>
    </w:p>
    <w:p w14:paraId="65FA9F4A" w14:textId="77777777" w:rsidR="00B34919" w:rsidRPr="00F14E97" w:rsidRDefault="00DE7587" w:rsidP="00F14E97">
      <w:pPr>
        <w:spacing w:after="0" w:line="240" w:lineRule="auto"/>
        <w:ind w:left="708"/>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Se encontraron las diferentes alianzas estratégicas que se están implementando en américa latina  y el caribe con las diferentes instituciones públicas, privadas, académicas y empresas.</w:t>
      </w:r>
    </w:p>
    <w:p w14:paraId="5ABDD1FE" w14:textId="77777777" w:rsidR="00EB317C" w:rsidRPr="00F14E97" w:rsidRDefault="00EB317C" w:rsidP="00F14E97">
      <w:pPr>
        <w:spacing w:after="0" w:line="240" w:lineRule="auto"/>
        <w:jc w:val="both"/>
        <w:textAlignment w:val="baseline"/>
        <w:rPr>
          <w:rFonts w:ascii="Century Gothic" w:eastAsia="Times New Roman" w:hAnsi="Century Gothic" w:cs="Segoe UI"/>
          <w:lang w:eastAsia="es-CO"/>
        </w:rPr>
      </w:pPr>
    </w:p>
    <w:p w14:paraId="3F2DDDA2" w14:textId="77777777" w:rsidR="005401D3" w:rsidRPr="00F14E97" w:rsidRDefault="005401D3" w:rsidP="00F14E97">
      <w:pPr>
        <w:spacing w:after="0" w:line="240" w:lineRule="auto"/>
        <w:jc w:val="both"/>
        <w:textAlignment w:val="baseline"/>
        <w:rPr>
          <w:rFonts w:ascii="Century Gothic" w:eastAsia="Times New Roman" w:hAnsi="Century Gothic" w:cs="Segoe UI"/>
          <w:lang w:eastAsia="es-CO"/>
        </w:rPr>
      </w:pPr>
    </w:p>
    <w:p w14:paraId="5D9C59F4" w14:textId="77777777" w:rsidR="00F42334" w:rsidRPr="00F42334" w:rsidRDefault="00F42334" w:rsidP="00F42334">
      <w:pPr>
        <w:pStyle w:val="Ttulo3"/>
        <w:numPr>
          <w:ilvl w:val="2"/>
          <w:numId w:val="6"/>
        </w:numPr>
        <w:jc w:val="both"/>
        <w:rPr>
          <w:rFonts w:ascii="Century Gothic" w:eastAsia="Times New Roman" w:hAnsi="Century Gothic" w:cs="Segoe UI"/>
          <w:color w:val="auto"/>
          <w:sz w:val="22"/>
          <w:szCs w:val="22"/>
          <w:lang w:eastAsia="es-CO"/>
        </w:rPr>
      </w:pPr>
      <w:bookmarkStart w:id="16" w:name="_Toc448483842"/>
      <w:r w:rsidRPr="00F42334">
        <w:rPr>
          <w:rFonts w:ascii="Century Gothic" w:eastAsia="Times New Roman" w:hAnsi="Century Gothic" w:cs="Segoe UI"/>
          <w:b/>
          <w:color w:val="auto"/>
          <w:sz w:val="22"/>
          <w:szCs w:val="22"/>
          <w:lang w:eastAsia="es-CO"/>
        </w:rPr>
        <w:t>Banco Mundial</w:t>
      </w:r>
      <w:r w:rsidRPr="00F42334">
        <w:rPr>
          <w:rFonts w:ascii="Century Gothic" w:eastAsia="Times New Roman" w:hAnsi="Century Gothic" w:cs="Segoe UI"/>
          <w:color w:val="auto"/>
          <w:sz w:val="22"/>
          <w:szCs w:val="22"/>
          <w:lang w:eastAsia="es-CO"/>
        </w:rPr>
        <w:t> </w:t>
      </w:r>
      <w:r w:rsidRPr="00F42334">
        <w:rPr>
          <w:rFonts w:ascii="Century Gothic" w:eastAsia="Times New Roman" w:hAnsi="Century Gothic" w:cs="Segoe UI"/>
          <w:b/>
          <w:color w:val="auto"/>
          <w:sz w:val="22"/>
          <w:szCs w:val="22"/>
          <w:lang w:eastAsia="es-CO"/>
        </w:rPr>
        <w:t>(BM)</w:t>
      </w:r>
      <w:bookmarkEnd w:id="16"/>
    </w:p>
    <w:p w14:paraId="5233D821" w14:textId="77777777" w:rsidR="00F42334" w:rsidRPr="00E10D13" w:rsidRDefault="00F42334" w:rsidP="00F42334">
      <w:pPr>
        <w:spacing w:after="0" w:line="240" w:lineRule="auto"/>
        <w:jc w:val="both"/>
        <w:textAlignment w:val="baseline"/>
        <w:rPr>
          <w:rFonts w:ascii="Century Gothic" w:eastAsia="Times New Roman" w:hAnsi="Century Gothic" w:cs="Segoe UI"/>
          <w:color w:val="222222"/>
          <w:shd w:val="clear" w:color="auto" w:fill="FFFFFF"/>
          <w:lang w:eastAsia="es-CO"/>
        </w:rPr>
      </w:pPr>
    </w:p>
    <w:p w14:paraId="29F758CF" w14:textId="77777777" w:rsidR="00F42334" w:rsidRPr="00E10D13" w:rsidRDefault="00F42334" w:rsidP="00F42334">
      <w:pPr>
        <w:spacing w:after="0" w:line="240" w:lineRule="auto"/>
        <w:ind w:left="708"/>
        <w:jc w:val="both"/>
        <w:textAlignment w:val="baseline"/>
        <w:rPr>
          <w:rFonts w:ascii="Century Gothic" w:eastAsia="Times New Roman" w:hAnsi="Century Gothic" w:cs="Segoe UI"/>
          <w:lang w:eastAsia="es-CO"/>
        </w:rPr>
      </w:pPr>
      <w:r w:rsidRPr="00E10D13">
        <w:rPr>
          <w:rFonts w:ascii="Century Gothic" w:eastAsia="Times New Roman" w:hAnsi="Century Gothic" w:cs="Segoe UI"/>
          <w:color w:val="222222"/>
          <w:shd w:val="clear" w:color="auto" w:fill="FFFFFF"/>
          <w:lang w:eastAsia="es-CO"/>
        </w:rPr>
        <w:t>Es uno de los organismos especializados del sistema de las Naciones Unidas, que se define como una fuente de asistencia financiera y técnica para los llamados países en desarrollo</w:t>
      </w:r>
      <w:r w:rsidRPr="00E10D13">
        <w:rPr>
          <w:rFonts w:ascii="Century Gothic" w:eastAsia="Times New Roman" w:hAnsi="Century Gothic" w:cs="Arial"/>
          <w:color w:val="222222"/>
          <w:shd w:val="clear" w:color="auto" w:fill="FFFFFF"/>
          <w:lang w:eastAsia="es-CO"/>
        </w:rPr>
        <w:t>.</w:t>
      </w:r>
      <w:r w:rsidRPr="00E10D13">
        <w:rPr>
          <w:rFonts w:ascii="Century Gothic" w:eastAsia="Times New Roman" w:hAnsi="Century Gothic" w:cs="Arial"/>
          <w:lang w:eastAsia="es-CO"/>
        </w:rPr>
        <w:t> </w:t>
      </w:r>
    </w:p>
    <w:p w14:paraId="1116C97B" w14:textId="77777777" w:rsidR="00F42334" w:rsidRPr="00E10D13" w:rsidRDefault="00F42334" w:rsidP="00F42334">
      <w:pPr>
        <w:spacing w:after="0" w:line="240" w:lineRule="auto"/>
        <w:ind w:left="708"/>
        <w:jc w:val="both"/>
        <w:textAlignment w:val="baseline"/>
        <w:rPr>
          <w:rFonts w:ascii="Century Gothic" w:eastAsia="Times New Roman" w:hAnsi="Century Gothic" w:cs="Segoe UI"/>
          <w:lang w:eastAsia="es-CO"/>
        </w:rPr>
      </w:pPr>
    </w:p>
    <w:p w14:paraId="323C23B7" w14:textId="77777777" w:rsidR="00F42334" w:rsidRDefault="00F42334" w:rsidP="00F42334">
      <w:pPr>
        <w:spacing w:after="0" w:line="240" w:lineRule="auto"/>
        <w:ind w:left="708"/>
        <w:jc w:val="both"/>
        <w:textAlignment w:val="baseline"/>
        <w:rPr>
          <w:rFonts w:ascii="Century Gothic" w:eastAsia="Times New Roman" w:hAnsi="Century Gothic" w:cs="Segoe UI"/>
          <w:lang w:eastAsia="es-CO"/>
        </w:rPr>
      </w:pPr>
      <w:r w:rsidRPr="00E10D13">
        <w:rPr>
          <w:rFonts w:ascii="Century Gothic" w:eastAsia="Times New Roman" w:hAnsi="Century Gothic" w:cs="Segoe UI"/>
          <w:lang w:eastAsia="es-CO"/>
        </w:rPr>
        <w:t>Se identificó el apoyo económico que está brindando el banco mundial a proyectos pilotos de ciudades inteligentes y las alianzas que tiene con el MINTIC. </w:t>
      </w:r>
    </w:p>
    <w:p w14:paraId="4832E784" w14:textId="77777777" w:rsidR="00F42334" w:rsidRDefault="00F42334" w:rsidP="00F42334">
      <w:pPr>
        <w:spacing w:after="0" w:line="240" w:lineRule="auto"/>
        <w:ind w:left="708"/>
        <w:jc w:val="both"/>
        <w:textAlignment w:val="baseline"/>
        <w:rPr>
          <w:rFonts w:ascii="Century Gothic" w:eastAsia="Times New Roman" w:hAnsi="Century Gothic" w:cs="Segoe UI"/>
          <w:lang w:eastAsia="es-CO"/>
        </w:rPr>
      </w:pPr>
    </w:p>
    <w:p w14:paraId="63E88A18" w14:textId="77777777" w:rsidR="00F42334" w:rsidRDefault="00F42334" w:rsidP="00F42334">
      <w:pPr>
        <w:spacing w:after="0" w:line="240" w:lineRule="auto"/>
        <w:ind w:left="708"/>
        <w:jc w:val="both"/>
        <w:textAlignment w:val="baseline"/>
        <w:rPr>
          <w:rFonts w:ascii="Century Gothic" w:eastAsia="Times New Roman" w:hAnsi="Century Gothic" w:cs="Segoe UI"/>
          <w:lang w:eastAsia="es-CO"/>
        </w:rPr>
      </w:pPr>
      <w:r>
        <w:rPr>
          <w:rFonts w:ascii="Century Gothic" w:eastAsia="Times New Roman" w:hAnsi="Century Gothic" w:cs="Segoe UI"/>
          <w:lang w:eastAsia="es-CO"/>
        </w:rPr>
        <w:t xml:space="preserve">Algunas de sus alianzas con el </w:t>
      </w:r>
      <w:proofErr w:type="spellStart"/>
      <w:r w:rsidRPr="00EE33A8">
        <w:rPr>
          <w:rFonts w:ascii="Century Gothic" w:eastAsia="Times New Roman" w:hAnsi="Century Gothic" w:cs="Segoe UI"/>
          <w:b/>
          <w:lang w:eastAsia="es-CO"/>
        </w:rPr>
        <w:t>MinTIC</w:t>
      </w:r>
      <w:proofErr w:type="spellEnd"/>
      <w:r>
        <w:rPr>
          <w:rFonts w:ascii="Century Gothic" w:eastAsia="Times New Roman" w:hAnsi="Century Gothic" w:cs="Segoe UI"/>
          <w:lang w:eastAsia="es-CO"/>
        </w:rPr>
        <w:t xml:space="preserve"> son: </w:t>
      </w:r>
    </w:p>
    <w:p w14:paraId="6B069E12" w14:textId="77777777" w:rsidR="00F42334" w:rsidRDefault="00F42334" w:rsidP="00F42334">
      <w:pPr>
        <w:spacing w:after="0" w:line="240" w:lineRule="auto"/>
        <w:jc w:val="both"/>
        <w:textAlignment w:val="baseline"/>
        <w:rPr>
          <w:rFonts w:ascii="Century Gothic" w:eastAsia="Times New Roman" w:hAnsi="Century Gothic" w:cs="Segoe UI"/>
          <w:lang w:eastAsia="es-CO"/>
        </w:rPr>
      </w:pPr>
    </w:p>
    <w:p w14:paraId="77EB1332" w14:textId="77777777" w:rsidR="00F42334" w:rsidRDefault="00F42334" w:rsidP="00F42334">
      <w:pPr>
        <w:pStyle w:val="Prrafodelista"/>
        <w:numPr>
          <w:ilvl w:val="0"/>
          <w:numId w:val="14"/>
        </w:numPr>
        <w:spacing w:after="0" w:line="240" w:lineRule="auto"/>
        <w:textAlignment w:val="baseline"/>
        <w:rPr>
          <w:rFonts w:ascii="Century Gothic" w:eastAsia="Times New Roman" w:hAnsi="Century Gothic" w:cs="Segoe UI"/>
          <w:lang w:eastAsia="es-CO"/>
        </w:rPr>
      </w:pPr>
      <w:r w:rsidRPr="005E1533">
        <w:rPr>
          <w:rFonts w:ascii="Century Gothic" w:eastAsia="Times New Roman" w:hAnsi="Century Gothic" w:cs="Segoe UI"/>
          <w:b/>
          <w:lang w:eastAsia="es-CO"/>
        </w:rPr>
        <w:t xml:space="preserve">El Banco Mundial realizó con el apoyo del </w:t>
      </w:r>
      <w:proofErr w:type="spellStart"/>
      <w:r w:rsidRPr="005E1533">
        <w:rPr>
          <w:rFonts w:ascii="Century Gothic" w:eastAsia="Times New Roman" w:hAnsi="Century Gothic" w:cs="Segoe UI"/>
          <w:b/>
          <w:lang w:eastAsia="es-CO"/>
        </w:rPr>
        <w:t>MinTIC</w:t>
      </w:r>
      <w:proofErr w:type="spellEnd"/>
      <w:r w:rsidRPr="005E1533">
        <w:rPr>
          <w:rFonts w:ascii="Century Gothic" w:eastAsia="Times New Roman" w:hAnsi="Century Gothic" w:cs="Segoe UI"/>
          <w:b/>
          <w:lang w:eastAsia="es-CO"/>
        </w:rPr>
        <w:t xml:space="preserve"> proyecto piloto de Ciudades Inteligentes en el país</w:t>
      </w:r>
      <w:r>
        <w:rPr>
          <w:rFonts w:ascii="Century Gothic" w:eastAsia="Times New Roman" w:hAnsi="Century Gothic" w:cs="Segoe UI"/>
          <w:lang w:eastAsia="es-CO"/>
        </w:rPr>
        <w:t xml:space="preserve"> </w:t>
      </w:r>
      <w:hyperlink r:id="rId16" w:history="1">
        <w:r w:rsidRPr="00BD7720">
          <w:rPr>
            <w:rStyle w:val="Hipervnculo"/>
            <w:rFonts w:ascii="Century Gothic" w:eastAsia="Times New Roman" w:hAnsi="Century Gothic" w:cs="Segoe UI"/>
            <w:lang w:eastAsia="es-CO"/>
          </w:rPr>
          <w:t>http://www.mintic.gov.co/portal/604/w3-article-1881.html</w:t>
        </w:r>
      </w:hyperlink>
      <w:r>
        <w:rPr>
          <w:rFonts w:ascii="Century Gothic" w:eastAsia="Times New Roman" w:hAnsi="Century Gothic" w:cs="Segoe UI"/>
          <w:lang w:eastAsia="es-CO"/>
        </w:rPr>
        <w:t xml:space="preserve"> </w:t>
      </w:r>
    </w:p>
    <w:p w14:paraId="104C4C58" w14:textId="77777777" w:rsidR="00F42334" w:rsidRDefault="00F42334" w:rsidP="00F42334">
      <w:pPr>
        <w:pStyle w:val="Prrafodelista"/>
        <w:spacing w:after="0" w:line="240" w:lineRule="auto"/>
        <w:ind w:left="1776"/>
        <w:jc w:val="both"/>
        <w:textAlignment w:val="baseline"/>
        <w:rPr>
          <w:rFonts w:ascii="Century Gothic" w:eastAsia="Times New Roman" w:hAnsi="Century Gothic" w:cs="Segoe UI"/>
          <w:b/>
          <w:lang w:eastAsia="es-CO"/>
        </w:rPr>
      </w:pPr>
    </w:p>
    <w:p w14:paraId="5A198417" w14:textId="77777777" w:rsidR="00F42334" w:rsidRPr="00D57EBC" w:rsidRDefault="00F42334" w:rsidP="00F42334">
      <w:pPr>
        <w:pStyle w:val="Prrafodelista"/>
        <w:spacing w:after="0" w:line="240" w:lineRule="auto"/>
        <w:ind w:left="1776"/>
        <w:jc w:val="both"/>
        <w:textAlignment w:val="baseline"/>
        <w:rPr>
          <w:rFonts w:ascii="Century Gothic" w:eastAsia="Times New Roman" w:hAnsi="Century Gothic" w:cs="Segoe UI"/>
          <w:lang w:eastAsia="es-CO"/>
        </w:rPr>
      </w:pPr>
      <w:r>
        <w:rPr>
          <w:rFonts w:ascii="Century Gothic" w:eastAsia="Times New Roman" w:hAnsi="Century Gothic" w:cs="Segoe UI"/>
          <w:lang w:eastAsia="es-CO"/>
        </w:rPr>
        <w:t>Los días</w:t>
      </w:r>
      <w:r w:rsidRPr="00D57EBC">
        <w:rPr>
          <w:rFonts w:ascii="Century Gothic" w:eastAsia="Times New Roman" w:hAnsi="Century Gothic" w:cs="Segoe UI"/>
          <w:lang w:eastAsia="es-CO"/>
        </w:rPr>
        <w:t xml:space="preserve"> 4 y 5 de mayo</w:t>
      </w:r>
      <w:r>
        <w:rPr>
          <w:rFonts w:ascii="Century Gothic" w:eastAsia="Times New Roman" w:hAnsi="Century Gothic" w:cs="Segoe UI"/>
          <w:lang w:eastAsia="es-CO"/>
        </w:rPr>
        <w:t xml:space="preserve"> del año 2013</w:t>
      </w:r>
      <w:r w:rsidRPr="00D57EBC">
        <w:rPr>
          <w:rFonts w:ascii="Century Gothic" w:eastAsia="Times New Roman" w:hAnsi="Century Gothic" w:cs="Segoe UI"/>
          <w:lang w:eastAsia="es-CO"/>
        </w:rPr>
        <w:t>, el Ministerio de las Tecnologías de la Información y las Comunicaciones estuvieron apoyando la iniciativa piloto Co-Crea Colombia liderada por el Banco Mundial, donde más de 200 desarrolladores se reunieron en las ciudades de Barranquilla, Manizales y Cali.</w:t>
      </w:r>
    </w:p>
    <w:p w14:paraId="1FED4212" w14:textId="77777777" w:rsidR="00F42334" w:rsidRPr="00D57EBC" w:rsidRDefault="00F42334" w:rsidP="00F42334">
      <w:pPr>
        <w:pStyle w:val="Prrafodelista"/>
        <w:spacing w:after="0" w:line="240" w:lineRule="auto"/>
        <w:ind w:left="1776"/>
        <w:jc w:val="both"/>
        <w:textAlignment w:val="baseline"/>
        <w:rPr>
          <w:rFonts w:ascii="Century Gothic" w:eastAsia="Times New Roman" w:hAnsi="Century Gothic" w:cs="Segoe UI"/>
          <w:lang w:eastAsia="es-CO"/>
        </w:rPr>
      </w:pPr>
    </w:p>
    <w:p w14:paraId="6C0C6C9A" w14:textId="77777777" w:rsidR="00F42334" w:rsidRPr="00D57EBC" w:rsidRDefault="00F42334" w:rsidP="00F42334">
      <w:pPr>
        <w:pStyle w:val="Prrafodelista"/>
        <w:spacing w:after="0" w:line="240" w:lineRule="auto"/>
        <w:ind w:left="1776"/>
        <w:jc w:val="both"/>
        <w:textAlignment w:val="baseline"/>
        <w:rPr>
          <w:rFonts w:ascii="Century Gothic" w:eastAsia="Times New Roman" w:hAnsi="Century Gothic" w:cs="Segoe UI"/>
          <w:lang w:eastAsia="es-CO"/>
        </w:rPr>
      </w:pPr>
      <w:r w:rsidRPr="00D57EBC">
        <w:rPr>
          <w:rFonts w:ascii="Century Gothic" w:eastAsia="Times New Roman" w:hAnsi="Century Gothic" w:cs="Segoe UI"/>
          <w:lang w:eastAsia="es-CO"/>
        </w:rPr>
        <w:t>Esta iniciativa, planteada en fo</w:t>
      </w:r>
      <w:r>
        <w:rPr>
          <w:rFonts w:ascii="Century Gothic" w:eastAsia="Times New Roman" w:hAnsi="Century Gothic" w:cs="Segoe UI"/>
          <w:lang w:eastAsia="es-CO"/>
        </w:rPr>
        <w:t xml:space="preserve">rma de maratón informático, </w:t>
      </w:r>
      <w:proofErr w:type="spellStart"/>
      <w:r>
        <w:rPr>
          <w:rFonts w:ascii="Century Gothic" w:eastAsia="Times New Roman" w:hAnsi="Century Gothic" w:cs="Segoe UI"/>
          <w:lang w:eastAsia="es-CO"/>
        </w:rPr>
        <w:t>tienia</w:t>
      </w:r>
      <w:proofErr w:type="spellEnd"/>
      <w:r w:rsidRPr="00D57EBC">
        <w:rPr>
          <w:rFonts w:ascii="Century Gothic" w:eastAsia="Times New Roman" w:hAnsi="Century Gothic" w:cs="Segoe UI"/>
          <w:lang w:eastAsia="es-CO"/>
        </w:rPr>
        <w:t xml:space="preserve"> como objetivo formular soluciones basadas en TIC a problemáticas reales de las tres ciudades y así seguir el modelo de las ciudades inteligentes.</w:t>
      </w:r>
    </w:p>
    <w:p w14:paraId="33AF3566" w14:textId="77777777" w:rsidR="00F42334" w:rsidRPr="00D57EBC" w:rsidRDefault="00F42334" w:rsidP="00F42334">
      <w:pPr>
        <w:pStyle w:val="Prrafodelista"/>
        <w:spacing w:after="0" w:line="240" w:lineRule="auto"/>
        <w:ind w:left="1776"/>
        <w:jc w:val="both"/>
        <w:textAlignment w:val="baseline"/>
        <w:rPr>
          <w:rFonts w:ascii="Century Gothic" w:eastAsia="Times New Roman" w:hAnsi="Century Gothic" w:cs="Segoe UI"/>
          <w:lang w:eastAsia="es-CO"/>
        </w:rPr>
      </w:pPr>
    </w:p>
    <w:p w14:paraId="63A061CB" w14:textId="77777777" w:rsidR="00F42334" w:rsidRPr="00D57EBC" w:rsidRDefault="00F42334" w:rsidP="00F42334">
      <w:pPr>
        <w:pStyle w:val="Prrafodelista"/>
        <w:spacing w:after="0" w:line="240" w:lineRule="auto"/>
        <w:ind w:left="1776"/>
        <w:jc w:val="both"/>
        <w:textAlignment w:val="baseline"/>
        <w:rPr>
          <w:rFonts w:ascii="Century Gothic" w:eastAsia="Times New Roman" w:hAnsi="Century Gothic" w:cs="Segoe UI"/>
          <w:lang w:eastAsia="es-CO"/>
        </w:rPr>
      </w:pPr>
      <w:r>
        <w:rPr>
          <w:rFonts w:ascii="Century Gothic" w:eastAsia="Times New Roman" w:hAnsi="Century Gothic" w:cs="Segoe UI"/>
          <w:lang w:eastAsia="es-CO"/>
        </w:rPr>
        <w:t>S</w:t>
      </w:r>
      <w:r w:rsidRPr="00D57EBC">
        <w:rPr>
          <w:rFonts w:ascii="Century Gothic" w:eastAsia="Times New Roman" w:hAnsi="Century Gothic" w:cs="Segoe UI"/>
          <w:lang w:eastAsia="es-CO"/>
        </w:rPr>
        <w:t>e realizaron en Barranquilla, Cali y Manizales una serie de talleres de evaluación, con la participación de autoridades locales, Banco Mundial y Ministerio de TIC, para determinar cuáles eran las problemáticas centrales de cada una de estas ciudades. Con l</w:t>
      </w:r>
      <w:r>
        <w:rPr>
          <w:rFonts w:ascii="Century Gothic" w:eastAsia="Times New Roman" w:hAnsi="Century Gothic" w:cs="Segoe UI"/>
          <w:lang w:eastAsia="es-CO"/>
        </w:rPr>
        <w:t xml:space="preserve">os primeros resultados obtenidos y </w:t>
      </w:r>
      <w:r w:rsidRPr="00D57EBC">
        <w:rPr>
          <w:rFonts w:ascii="Century Gothic" w:eastAsia="Times New Roman" w:hAnsi="Century Gothic" w:cs="Segoe UI"/>
          <w:lang w:eastAsia="es-CO"/>
        </w:rPr>
        <w:t>una delegación de expertos coreanos apoyó el diseño de la 'hoja de ruta' que permitirá a las tres ciudades poder dar los primeros pasos para convertirse en ciudades inteligentes, teniendo en cuenta las buenas prácticas del país asiático.</w:t>
      </w:r>
    </w:p>
    <w:p w14:paraId="1AD49D7D" w14:textId="77777777" w:rsidR="00F42334" w:rsidRPr="00D57EBC" w:rsidRDefault="00F42334" w:rsidP="00F42334">
      <w:pPr>
        <w:pStyle w:val="Prrafodelista"/>
        <w:spacing w:after="0" w:line="240" w:lineRule="auto"/>
        <w:ind w:left="1776"/>
        <w:jc w:val="both"/>
        <w:textAlignment w:val="baseline"/>
        <w:rPr>
          <w:rFonts w:ascii="Century Gothic" w:eastAsia="Times New Roman" w:hAnsi="Century Gothic" w:cs="Segoe UI"/>
          <w:lang w:eastAsia="es-CO"/>
        </w:rPr>
      </w:pPr>
    </w:p>
    <w:p w14:paraId="69AA77BC" w14:textId="77777777" w:rsidR="00F42334" w:rsidRPr="00F52CA9" w:rsidRDefault="00F42334" w:rsidP="00F42334">
      <w:pPr>
        <w:pStyle w:val="Prrafodelista"/>
        <w:spacing w:after="0" w:line="240" w:lineRule="auto"/>
        <w:ind w:left="1776"/>
        <w:jc w:val="both"/>
        <w:textAlignment w:val="baseline"/>
        <w:rPr>
          <w:rFonts w:ascii="Century Gothic" w:eastAsia="Times New Roman" w:hAnsi="Century Gothic" w:cs="Segoe UI"/>
          <w:lang w:eastAsia="es-CO"/>
        </w:rPr>
      </w:pPr>
      <w:r w:rsidRPr="00D57EBC">
        <w:rPr>
          <w:rFonts w:ascii="Century Gothic" w:eastAsia="Times New Roman" w:hAnsi="Century Gothic" w:cs="Segoe UI"/>
          <w:lang w:eastAsia="es-CO"/>
        </w:rPr>
        <w:t>Gracias a estos estudios se definieron en las tres ciudades los ejes de trabajo para que los 200 desarrolladores colombianos pudiesen presentar sus planteamientos que</w:t>
      </w:r>
      <w:r>
        <w:rPr>
          <w:rFonts w:ascii="Century Gothic" w:eastAsia="Times New Roman" w:hAnsi="Century Gothic" w:cs="Segoe UI"/>
          <w:lang w:eastAsia="es-CO"/>
        </w:rPr>
        <w:t xml:space="preserve"> </w:t>
      </w:r>
      <w:r w:rsidRPr="00D57EBC">
        <w:rPr>
          <w:rFonts w:ascii="Century Gothic" w:eastAsia="Times New Roman" w:hAnsi="Century Gothic" w:cs="Segoe UI"/>
          <w:lang w:eastAsia="es-CO"/>
        </w:rPr>
        <w:t>podrán materializarse en forma de aplicaciones de software como tambi</w:t>
      </w:r>
      <w:r>
        <w:rPr>
          <w:rFonts w:ascii="Century Gothic" w:eastAsia="Times New Roman" w:hAnsi="Century Gothic" w:cs="Segoe UI"/>
          <w:lang w:eastAsia="es-CO"/>
        </w:rPr>
        <w:t>én en dispositivos de hardware.</w:t>
      </w:r>
    </w:p>
    <w:p w14:paraId="4BC05165" w14:textId="77777777" w:rsidR="00F42334" w:rsidRDefault="00F42334" w:rsidP="00F42334">
      <w:pPr>
        <w:pStyle w:val="Prrafodelista"/>
        <w:spacing w:after="0" w:line="240" w:lineRule="auto"/>
        <w:ind w:left="1776"/>
        <w:jc w:val="both"/>
        <w:textAlignment w:val="baseline"/>
        <w:rPr>
          <w:rFonts w:ascii="Century Gothic" w:eastAsia="Times New Roman" w:hAnsi="Century Gothic" w:cs="Segoe UI"/>
          <w:lang w:eastAsia="es-CO"/>
        </w:rPr>
      </w:pPr>
    </w:p>
    <w:p w14:paraId="2BFF7153" w14:textId="77777777" w:rsidR="00F42334" w:rsidRPr="005E1533" w:rsidRDefault="00F42334" w:rsidP="00F42334">
      <w:pPr>
        <w:pStyle w:val="Prrafodelista"/>
        <w:numPr>
          <w:ilvl w:val="0"/>
          <w:numId w:val="14"/>
        </w:numPr>
        <w:spacing w:after="0" w:line="240" w:lineRule="auto"/>
        <w:textAlignment w:val="baseline"/>
        <w:rPr>
          <w:rFonts w:ascii="Century Gothic" w:eastAsia="Times New Roman" w:hAnsi="Century Gothic" w:cs="Segoe UI"/>
          <w:lang w:eastAsia="es-CO"/>
        </w:rPr>
      </w:pPr>
      <w:r w:rsidRPr="005E1533">
        <w:rPr>
          <w:rFonts w:ascii="Century Gothic" w:eastAsia="Times New Roman" w:hAnsi="Century Gothic" w:cs="Segoe UI"/>
          <w:b/>
          <w:lang w:eastAsia="es-CO"/>
        </w:rPr>
        <w:t xml:space="preserve">El Banco Mundial reseña el trabajo del </w:t>
      </w:r>
      <w:proofErr w:type="spellStart"/>
      <w:r w:rsidRPr="005E1533">
        <w:rPr>
          <w:rFonts w:ascii="Century Gothic" w:eastAsia="Times New Roman" w:hAnsi="Century Gothic" w:cs="Segoe UI"/>
          <w:b/>
          <w:lang w:eastAsia="es-CO"/>
        </w:rPr>
        <w:t>MinTIC</w:t>
      </w:r>
      <w:proofErr w:type="spellEnd"/>
      <w:r w:rsidRPr="005E1533">
        <w:rPr>
          <w:rFonts w:ascii="Century Gothic" w:eastAsia="Times New Roman" w:hAnsi="Century Gothic" w:cs="Segoe UI"/>
          <w:b/>
          <w:lang w:eastAsia="es-CO"/>
        </w:rPr>
        <w:t xml:space="preserve"> en su lucha contra la pobreza </w:t>
      </w:r>
      <w:hyperlink r:id="rId17" w:history="1">
        <w:r w:rsidRPr="005E1533">
          <w:rPr>
            <w:rStyle w:val="Hipervnculo"/>
            <w:rFonts w:ascii="Century Gothic" w:eastAsia="Times New Roman" w:hAnsi="Century Gothic" w:cs="Segoe UI"/>
            <w:lang w:eastAsia="es-CO"/>
          </w:rPr>
          <w:t>http://www.mintic.gov.co/portal/604/w3-article-7402.html</w:t>
        </w:r>
      </w:hyperlink>
      <w:r w:rsidRPr="005E1533">
        <w:rPr>
          <w:rFonts w:ascii="Century Gothic" w:eastAsia="Times New Roman" w:hAnsi="Century Gothic" w:cs="Segoe UI"/>
          <w:lang w:eastAsia="es-CO"/>
        </w:rPr>
        <w:t xml:space="preserve">  </w:t>
      </w:r>
    </w:p>
    <w:p w14:paraId="01AB4AA2" w14:textId="77777777" w:rsidR="00F42334" w:rsidRPr="008B62C8" w:rsidRDefault="00F42334" w:rsidP="00F42334">
      <w:pPr>
        <w:spacing w:after="0" w:line="240" w:lineRule="auto"/>
        <w:ind w:left="-360"/>
        <w:jc w:val="both"/>
        <w:textAlignment w:val="baseline"/>
        <w:rPr>
          <w:rFonts w:ascii="Century Gothic" w:eastAsia="Times New Roman" w:hAnsi="Century Gothic" w:cs="Segoe UI"/>
          <w:lang w:eastAsia="es-CO"/>
        </w:rPr>
      </w:pPr>
    </w:p>
    <w:p w14:paraId="235AD549"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r w:rsidRPr="008B62C8">
        <w:rPr>
          <w:rFonts w:ascii="Century Gothic" w:eastAsia="Times New Roman" w:hAnsi="Century Gothic" w:cs="Segoe UI"/>
          <w:lang w:eastAsia="es-CO"/>
        </w:rPr>
        <w:t xml:space="preserve">La revista del Banco Mundial, </w:t>
      </w:r>
      <w:proofErr w:type="spellStart"/>
      <w:r w:rsidRPr="008B62C8">
        <w:rPr>
          <w:rFonts w:ascii="Century Gothic" w:eastAsia="Times New Roman" w:hAnsi="Century Gothic" w:cs="Segoe UI"/>
          <w:lang w:eastAsia="es-CO"/>
        </w:rPr>
        <w:t>Handshake</w:t>
      </w:r>
      <w:proofErr w:type="spellEnd"/>
      <w:r w:rsidRPr="008B62C8">
        <w:rPr>
          <w:rFonts w:ascii="Century Gothic" w:eastAsia="Times New Roman" w:hAnsi="Century Gothic" w:cs="Segoe UI"/>
          <w:lang w:eastAsia="es-CO"/>
        </w:rPr>
        <w:t>, publicó una entrevista del Ministro TIC, Diego Molano Vega sobre el plan Vive Digital y sus alcances para superar la pobreza con ayuda de la Tecnología.</w:t>
      </w:r>
    </w:p>
    <w:p w14:paraId="6EB52058"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p>
    <w:p w14:paraId="35A6C41C"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r w:rsidRPr="008B62C8">
        <w:rPr>
          <w:rFonts w:ascii="Century Gothic" w:eastAsia="Times New Roman" w:hAnsi="Century Gothic" w:cs="Segoe UI"/>
          <w:lang w:eastAsia="es-CO"/>
        </w:rPr>
        <w:t>El Banco Mundial es una fuente de asistencia financiera y técnica para los países en desarrollo, cuenta con publicaciones e informes, los cuales dan a conocer una selección de productos de conocimiento.</w:t>
      </w:r>
    </w:p>
    <w:p w14:paraId="59BE2EA0"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p>
    <w:p w14:paraId="700FA2C3"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r w:rsidRPr="008B62C8">
        <w:rPr>
          <w:rFonts w:ascii="Century Gothic" w:eastAsia="Times New Roman" w:hAnsi="Century Gothic" w:cs="Segoe UI"/>
          <w:lang w:eastAsia="es-CO"/>
        </w:rPr>
        <w:t>Las publicaciones abarcan una amplia gama de temas como: economía, política de desarrollo, salud, educación, medio ambiente, comercio, pobreza, cambio climático y globalización.</w:t>
      </w:r>
    </w:p>
    <w:p w14:paraId="22E40F99"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p>
    <w:p w14:paraId="223724B2"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r w:rsidRPr="008B62C8">
        <w:rPr>
          <w:rFonts w:ascii="Century Gothic" w:eastAsia="Times New Roman" w:hAnsi="Century Gothic" w:cs="Segoe UI"/>
          <w:lang w:eastAsia="es-CO"/>
        </w:rPr>
        <w:t>Además de los recursos de impresión, cuenta con publicaciones en línea que están disponibles para millones de usuarios.</w:t>
      </w:r>
    </w:p>
    <w:p w14:paraId="38877869"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p>
    <w:p w14:paraId="40233361" w14:textId="77777777" w:rsidR="00F42334" w:rsidRPr="008B62C8" w:rsidRDefault="00F42334" w:rsidP="00F42334">
      <w:pPr>
        <w:spacing w:after="0" w:line="240" w:lineRule="auto"/>
        <w:ind w:left="1416"/>
        <w:jc w:val="both"/>
        <w:textAlignment w:val="baseline"/>
        <w:rPr>
          <w:rFonts w:ascii="Century Gothic" w:eastAsia="Times New Roman" w:hAnsi="Century Gothic" w:cs="Segoe UI"/>
          <w:lang w:eastAsia="es-CO"/>
        </w:rPr>
      </w:pPr>
      <w:r w:rsidRPr="008B62C8">
        <w:rPr>
          <w:rFonts w:ascii="Century Gothic" w:eastAsia="Times New Roman" w:hAnsi="Century Gothic" w:cs="Segoe UI"/>
          <w:lang w:eastAsia="es-CO"/>
        </w:rPr>
        <w:t>Así mismo, El Banco Mundial cuenta con una biblioteca electrónica con una colección en línea de 9.000 publicaciones formales. Incluye libros, informes, revistas y documentos de investigación</w:t>
      </w:r>
    </w:p>
    <w:p w14:paraId="2176E4E9" w14:textId="77777777" w:rsidR="0074218A" w:rsidRPr="00F14E97" w:rsidRDefault="0074218A" w:rsidP="00F14E97">
      <w:pPr>
        <w:spacing w:after="0" w:line="240" w:lineRule="auto"/>
        <w:ind w:left="708"/>
        <w:jc w:val="both"/>
        <w:textAlignment w:val="baseline"/>
        <w:rPr>
          <w:rFonts w:ascii="Century Gothic" w:eastAsia="Times New Roman" w:hAnsi="Century Gothic" w:cs="Segoe UI"/>
          <w:lang w:eastAsia="es-CO"/>
        </w:rPr>
      </w:pPr>
    </w:p>
    <w:p w14:paraId="69387BDC" w14:textId="77777777" w:rsidR="00183CC4" w:rsidRPr="00083B4B" w:rsidRDefault="00183CC4" w:rsidP="00083B4B">
      <w:pPr>
        <w:pStyle w:val="Prrafodelista"/>
        <w:numPr>
          <w:ilvl w:val="2"/>
          <w:numId w:val="6"/>
        </w:numPr>
        <w:spacing w:after="0" w:line="240" w:lineRule="auto"/>
        <w:jc w:val="both"/>
        <w:textAlignment w:val="baseline"/>
        <w:outlineLvl w:val="2"/>
        <w:rPr>
          <w:rFonts w:ascii="Century Gothic" w:eastAsia="Times New Roman" w:hAnsi="Century Gothic" w:cs="Segoe UI"/>
          <w:b/>
          <w:lang w:eastAsia="es-CO"/>
        </w:rPr>
      </w:pPr>
      <w:bookmarkStart w:id="17" w:name="_Toc448483843"/>
      <w:bookmarkStart w:id="18" w:name="_Toc447289995"/>
      <w:bookmarkStart w:id="19" w:name="_Toc447618946"/>
      <w:r w:rsidRPr="00083B4B">
        <w:rPr>
          <w:rFonts w:ascii="Century Gothic" w:eastAsia="Times New Roman" w:hAnsi="Century Gothic" w:cs="Segoe UI"/>
          <w:b/>
          <w:lang w:eastAsia="es-CO"/>
        </w:rPr>
        <w:t>Otras Fuentes</w:t>
      </w:r>
      <w:bookmarkEnd w:id="17"/>
      <w:bookmarkEnd w:id="18"/>
      <w:bookmarkEnd w:id="19"/>
    </w:p>
    <w:p w14:paraId="36F4901F" w14:textId="77777777" w:rsidR="00DE7587" w:rsidRPr="00F14E97" w:rsidRDefault="00DE7587" w:rsidP="00F14E97">
      <w:pPr>
        <w:spacing w:after="0" w:line="240" w:lineRule="auto"/>
        <w:jc w:val="both"/>
        <w:textAlignment w:val="baseline"/>
        <w:rPr>
          <w:rFonts w:ascii="Century Gothic" w:eastAsia="Times New Roman" w:hAnsi="Century Gothic" w:cs="Segoe UI"/>
          <w:lang w:eastAsia="es-CO"/>
        </w:rPr>
      </w:pPr>
    </w:p>
    <w:p w14:paraId="5F49D000" w14:textId="77777777" w:rsidR="00DE7587" w:rsidRPr="00F14E97" w:rsidRDefault="004873ED" w:rsidP="00F14E97">
      <w:pPr>
        <w:spacing w:after="0" w:line="240" w:lineRule="auto"/>
        <w:ind w:left="720"/>
        <w:jc w:val="both"/>
        <w:textAlignment w:val="baseline"/>
        <w:rPr>
          <w:rFonts w:ascii="Century Gothic" w:eastAsia="Times New Roman" w:hAnsi="Century Gothic" w:cs="Segoe UI"/>
          <w:color w:val="222222"/>
          <w:shd w:val="clear" w:color="auto" w:fill="FFFFFF"/>
          <w:lang w:eastAsia="es-CO"/>
        </w:rPr>
      </w:pPr>
      <w:r w:rsidRPr="00F14E97">
        <w:rPr>
          <w:rFonts w:ascii="Century Gothic" w:eastAsia="Times New Roman" w:hAnsi="Century Gothic" w:cs="Segoe UI"/>
          <w:color w:val="222222"/>
          <w:shd w:val="clear" w:color="auto" w:fill="FFFFFF"/>
          <w:lang w:eastAsia="es-CO"/>
        </w:rPr>
        <w:t xml:space="preserve">Las otras fuentes de investigación </w:t>
      </w:r>
      <w:r w:rsidR="004B20A3" w:rsidRPr="00F14E97">
        <w:rPr>
          <w:rFonts w:ascii="Century Gothic" w:eastAsia="Times New Roman" w:hAnsi="Century Gothic" w:cs="Segoe UI"/>
          <w:color w:val="222222"/>
          <w:shd w:val="clear" w:color="auto" w:fill="FFFFFF"/>
          <w:lang w:eastAsia="es-CO"/>
        </w:rPr>
        <w:t xml:space="preserve">permiten buscar, e identificar un conjunto de publicaciones sobre un tema, un autor, un lugar, Se presentan en diferentes páginas, blogs, </w:t>
      </w:r>
      <w:r w:rsidR="00FA47B4" w:rsidRPr="00F14E97">
        <w:rPr>
          <w:rFonts w:ascii="Century Gothic" w:eastAsia="Times New Roman" w:hAnsi="Century Gothic" w:cs="Segoe UI"/>
          <w:color w:val="222222"/>
          <w:shd w:val="clear" w:color="auto" w:fill="FFFFFF"/>
          <w:lang w:eastAsia="es-CO"/>
        </w:rPr>
        <w:t>libros, noticias, internet.</w:t>
      </w:r>
    </w:p>
    <w:p w14:paraId="2DBD6891" w14:textId="77777777" w:rsidR="00F5272A" w:rsidRPr="00F14E97" w:rsidRDefault="00F5272A" w:rsidP="00F14E97">
      <w:pPr>
        <w:spacing w:after="0" w:line="240" w:lineRule="auto"/>
        <w:ind w:left="720"/>
        <w:jc w:val="both"/>
        <w:textAlignment w:val="baseline"/>
        <w:rPr>
          <w:rFonts w:ascii="Century Gothic" w:eastAsia="Times New Roman" w:hAnsi="Century Gothic" w:cs="Segoe UI"/>
          <w:color w:val="222222"/>
          <w:shd w:val="clear" w:color="auto" w:fill="FFFFFF"/>
          <w:lang w:eastAsia="es-CO"/>
        </w:rPr>
      </w:pPr>
    </w:p>
    <w:p w14:paraId="566150FA" w14:textId="30AEA4F7" w:rsidR="009876F0" w:rsidRDefault="003A03D3" w:rsidP="00F14E97">
      <w:pPr>
        <w:spacing w:after="0" w:line="240" w:lineRule="auto"/>
        <w:ind w:left="720"/>
        <w:jc w:val="both"/>
        <w:textAlignment w:val="baseline"/>
        <w:rPr>
          <w:rFonts w:ascii="Century Gothic" w:eastAsia="Times New Roman" w:hAnsi="Century Gothic" w:cs="Segoe UI"/>
          <w:color w:val="222222"/>
          <w:shd w:val="clear" w:color="auto" w:fill="FFFFFF"/>
          <w:lang w:eastAsia="es-CO"/>
        </w:rPr>
      </w:pPr>
      <w:r w:rsidRPr="00F14E97">
        <w:rPr>
          <w:rFonts w:ascii="Century Gothic" w:eastAsia="Times New Roman" w:hAnsi="Century Gothic" w:cs="Segoe UI"/>
          <w:color w:val="222222"/>
          <w:shd w:val="clear" w:color="auto" w:fill="FFFFFF"/>
          <w:lang w:eastAsia="es-CO"/>
        </w:rPr>
        <w:t xml:space="preserve">Estas otras fuentes aportaron a nuestra investigación </w:t>
      </w:r>
      <w:r w:rsidR="00F5272A" w:rsidRPr="00F14E97">
        <w:rPr>
          <w:rFonts w:ascii="Century Gothic" w:eastAsia="Times New Roman" w:hAnsi="Century Gothic" w:cs="Segoe UI"/>
          <w:color w:val="222222"/>
          <w:shd w:val="clear" w:color="auto" w:fill="FFFFFF"/>
          <w:lang w:eastAsia="es-CO"/>
        </w:rPr>
        <w:t xml:space="preserve">diferentes </w:t>
      </w:r>
      <w:r w:rsidR="00734B88" w:rsidRPr="00F14E97">
        <w:rPr>
          <w:rFonts w:ascii="Century Gothic" w:eastAsia="Times New Roman" w:hAnsi="Century Gothic" w:cs="Segoe UI"/>
          <w:color w:val="222222"/>
          <w:shd w:val="clear" w:color="auto" w:fill="FFFFFF"/>
          <w:lang w:eastAsia="es-CO"/>
        </w:rPr>
        <w:t xml:space="preserve">términos </w:t>
      </w:r>
      <w:r w:rsidR="00F5272A" w:rsidRPr="00F14E97">
        <w:rPr>
          <w:rFonts w:ascii="Century Gothic" w:eastAsia="Times New Roman" w:hAnsi="Century Gothic" w:cs="Segoe UI"/>
          <w:color w:val="222222"/>
          <w:shd w:val="clear" w:color="auto" w:fill="FFFFFF"/>
          <w:lang w:eastAsia="es-CO"/>
        </w:rPr>
        <w:t xml:space="preserve"> actuales a nivel global sobre la implementación de Smart </w:t>
      </w:r>
      <w:proofErr w:type="spellStart"/>
      <w:r w:rsidR="00734B88" w:rsidRPr="00F14E97">
        <w:rPr>
          <w:rFonts w:ascii="Century Gothic" w:eastAsia="Times New Roman" w:hAnsi="Century Gothic" w:cs="Segoe UI"/>
          <w:color w:val="222222"/>
          <w:shd w:val="clear" w:color="auto" w:fill="FFFFFF"/>
          <w:lang w:eastAsia="es-CO"/>
        </w:rPr>
        <w:t>Citíes</w:t>
      </w:r>
      <w:proofErr w:type="spellEnd"/>
      <w:r w:rsidR="0027272B" w:rsidRPr="00F14E97">
        <w:rPr>
          <w:rFonts w:ascii="Century Gothic" w:eastAsia="Times New Roman" w:hAnsi="Century Gothic" w:cs="Segoe UI"/>
          <w:color w:val="222222"/>
          <w:shd w:val="clear" w:color="auto" w:fill="FFFFFF"/>
          <w:lang w:eastAsia="es-CO"/>
        </w:rPr>
        <w:t>.</w:t>
      </w:r>
      <w:r w:rsidR="00F5272A" w:rsidRPr="00F14E97">
        <w:rPr>
          <w:rFonts w:ascii="Century Gothic" w:eastAsia="Times New Roman" w:hAnsi="Century Gothic" w:cs="Segoe UI"/>
          <w:color w:val="222222"/>
          <w:shd w:val="clear" w:color="auto" w:fill="FFFFFF"/>
          <w:lang w:eastAsia="es-CO"/>
        </w:rPr>
        <w:t xml:space="preserve"> </w:t>
      </w:r>
    </w:p>
    <w:p w14:paraId="6E6C598A" w14:textId="36FB5B2B" w:rsidR="00F5272A" w:rsidRPr="00F14E97" w:rsidRDefault="0027272B" w:rsidP="00F14E97">
      <w:pPr>
        <w:spacing w:after="0" w:line="240" w:lineRule="auto"/>
        <w:ind w:left="720"/>
        <w:jc w:val="both"/>
        <w:textAlignment w:val="baseline"/>
        <w:rPr>
          <w:rFonts w:ascii="Century Gothic" w:eastAsia="Times New Roman" w:hAnsi="Century Gothic" w:cs="Segoe UI"/>
          <w:lang w:eastAsia="es-CO"/>
        </w:rPr>
      </w:pPr>
      <w:r w:rsidRPr="00F14E97">
        <w:rPr>
          <w:rFonts w:ascii="Century Gothic" w:eastAsia="Times New Roman" w:hAnsi="Century Gothic" w:cs="Segoe UI"/>
          <w:color w:val="222222"/>
          <w:shd w:val="clear" w:color="auto" w:fill="FFFFFF"/>
          <w:lang w:eastAsia="es-CO"/>
        </w:rPr>
        <w:t>E</w:t>
      </w:r>
      <w:r w:rsidR="00F5272A" w:rsidRPr="00F14E97">
        <w:rPr>
          <w:rFonts w:ascii="Century Gothic" w:eastAsia="Times New Roman" w:hAnsi="Century Gothic" w:cs="Segoe UI"/>
          <w:color w:val="222222"/>
          <w:shd w:val="clear" w:color="auto" w:fill="FFFFFF"/>
          <w:lang w:eastAsia="es-CO"/>
        </w:rPr>
        <w:t>ntre los aportes queremos destacar los siguientes</w:t>
      </w:r>
      <w:r w:rsidR="006454D3" w:rsidRPr="00F14E97">
        <w:rPr>
          <w:rFonts w:ascii="Century Gothic" w:eastAsia="Times New Roman" w:hAnsi="Century Gothic" w:cs="Segoe UI"/>
          <w:color w:val="222222"/>
          <w:shd w:val="clear" w:color="auto" w:fill="FFFFFF"/>
          <w:lang w:eastAsia="es-CO"/>
        </w:rPr>
        <w:t xml:space="preserve"> aspectos que han permitido analizar y conducir de una forma más objetiva tanto la investigación como la línea conductora para el objetivo del </w:t>
      </w:r>
      <w:r w:rsidR="008D79B5">
        <w:rPr>
          <w:rFonts w:ascii="Century Gothic" w:eastAsia="Times New Roman" w:hAnsi="Century Gothic" w:cs="Segoe UI"/>
          <w:color w:val="222222"/>
          <w:shd w:val="clear" w:color="auto" w:fill="FFFFFF"/>
          <w:lang w:eastAsia="es-CO"/>
        </w:rPr>
        <w:t>proyecto.</w:t>
      </w:r>
    </w:p>
    <w:p w14:paraId="4DB3F15A" w14:textId="77777777" w:rsidR="004873ED" w:rsidRPr="00F14E97" w:rsidRDefault="004873ED" w:rsidP="00F14E97">
      <w:pPr>
        <w:spacing w:after="0" w:line="240" w:lineRule="auto"/>
        <w:jc w:val="both"/>
        <w:textAlignment w:val="baseline"/>
        <w:rPr>
          <w:rFonts w:ascii="Century Gothic" w:eastAsia="Times New Roman" w:hAnsi="Century Gothic" w:cs="Segoe UI"/>
          <w:lang w:eastAsia="es-CO"/>
        </w:rPr>
      </w:pPr>
    </w:p>
    <w:p w14:paraId="0B3EEB08" w14:textId="7304D6D2" w:rsidR="004873ED" w:rsidRPr="00F14E97" w:rsidRDefault="00F42334" w:rsidP="009876F0">
      <w:pPr>
        <w:spacing w:after="0" w:line="240" w:lineRule="auto"/>
        <w:ind w:left="708"/>
        <w:textAlignment w:val="baseline"/>
        <w:rPr>
          <w:rFonts w:ascii="Century Gothic" w:eastAsia="Times New Roman" w:hAnsi="Century Gothic" w:cs="Segoe UI"/>
          <w:lang w:eastAsia="es-CO"/>
        </w:rPr>
      </w:pPr>
      <w:r>
        <w:rPr>
          <w:rFonts w:ascii="Century Gothic" w:eastAsia="Times New Roman" w:hAnsi="Century Gothic" w:cs="Segoe UI"/>
          <w:color w:val="222222"/>
          <w:shd w:val="clear" w:color="auto" w:fill="FFFFFF"/>
          <w:lang w:eastAsia="es-CO"/>
        </w:rPr>
        <w:t xml:space="preserve">Teniendo en cuenta la siguiente fuente:  </w:t>
      </w:r>
      <w:hyperlink r:id="rId18" w:history="1">
        <w:r w:rsidRPr="00BD7720">
          <w:rPr>
            <w:rStyle w:val="Hipervnculo"/>
            <w:rFonts w:ascii="Century Gothic" w:eastAsia="Times New Roman" w:hAnsi="Century Gothic" w:cs="Segoe UI"/>
            <w:shd w:val="clear" w:color="auto" w:fill="FFFFFF"/>
            <w:lang w:eastAsia="es-CO"/>
          </w:rPr>
          <w:t>http://observatorio.cenatic.es/index.php?id=806:plataformas-servicios-y-aplicaciones-de-codigo-abierto-para-las-smart-cities&amp;Itemid=137&amp;option=com_content&amp;catid=94:tecnologia&amp;view=article</w:t>
        </w:r>
      </w:hyperlink>
      <w:r>
        <w:rPr>
          <w:rFonts w:ascii="Century Gothic" w:eastAsia="Times New Roman" w:hAnsi="Century Gothic" w:cs="Segoe UI"/>
          <w:color w:val="222222"/>
          <w:shd w:val="clear" w:color="auto" w:fill="FFFFFF"/>
          <w:lang w:eastAsia="es-CO"/>
        </w:rPr>
        <w:t xml:space="preserve"> </w:t>
      </w:r>
    </w:p>
    <w:p w14:paraId="1BE9B582" w14:textId="77777777" w:rsidR="000A1DD9" w:rsidRPr="00F14E97" w:rsidRDefault="000A1DD9" w:rsidP="00F14E97">
      <w:pPr>
        <w:spacing w:after="0" w:line="240" w:lineRule="auto"/>
        <w:jc w:val="both"/>
        <w:textAlignment w:val="baseline"/>
        <w:rPr>
          <w:rFonts w:ascii="Century Gothic" w:eastAsia="Times New Roman" w:hAnsi="Century Gothic" w:cs="Segoe UI"/>
          <w:lang w:eastAsia="es-CO"/>
        </w:rPr>
      </w:pPr>
    </w:p>
    <w:p w14:paraId="6FE5098D" w14:textId="77777777" w:rsidR="00131CBA" w:rsidRPr="00E87A60" w:rsidRDefault="00131CBA" w:rsidP="00083B4B">
      <w:pPr>
        <w:pStyle w:val="Prrafodelista"/>
        <w:numPr>
          <w:ilvl w:val="1"/>
          <w:numId w:val="6"/>
        </w:numPr>
        <w:spacing w:after="0" w:line="240" w:lineRule="auto"/>
        <w:jc w:val="both"/>
        <w:textAlignment w:val="baseline"/>
        <w:outlineLvl w:val="1"/>
        <w:rPr>
          <w:rFonts w:ascii="Century Gothic" w:eastAsia="Times New Roman" w:hAnsi="Century Gothic" w:cs="Segoe UI"/>
          <w:b/>
          <w:lang w:eastAsia="es-CO"/>
        </w:rPr>
      </w:pPr>
      <w:r w:rsidRPr="006A507E">
        <w:rPr>
          <w:rFonts w:ascii="Century Gothic" w:eastAsia="Times New Roman" w:hAnsi="Century Gothic" w:cs="Segoe UI"/>
          <w:lang w:eastAsia="es-CO"/>
        </w:rPr>
        <w:t xml:space="preserve"> </w:t>
      </w:r>
      <w:bookmarkStart w:id="20" w:name="_Toc448483844"/>
      <w:r w:rsidRPr="00E87A60">
        <w:rPr>
          <w:rFonts w:ascii="Century Gothic" w:eastAsia="Times New Roman" w:hAnsi="Century Gothic" w:cs="Segoe UI"/>
          <w:b/>
          <w:lang w:eastAsia="es-CO"/>
        </w:rPr>
        <w:t xml:space="preserve">Aporte de Información </w:t>
      </w:r>
      <w:r w:rsidR="00265F20" w:rsidRPr="00E87A60">
        <w:rPr>
          <w:rFonts w:ascii="Century Gothic" w:eastAsia="Times New Roman" w:hAnsi="Century Gothic" w:cs="Segoe UI"/>
          <w:b/>
          <w:lang w:eastAsia="es-CO"/>
        </w:rPr>
        <w:t xml:space="preserve">de fuentes </w:t>
      </w:r>
      <w:r w:rsidR="008E19E0" w:rsidRPr="00E87A60">
        <w:rPr>
          <w:rFonts w:ascii="Century Gothic" w:eastAsia="Times New Roman" w:hAnsi="Century Gothic" w:cs="Segoe UI"/>
          <w:b/>
          <w:lang w:eastAsia="es-CO"/>
        </w:rPr>
        <w:t>por Mó</w:t>
      </w:r>
      <w:r w:rsidRPr="00E87A60">
        <w:rPr>
          <w:rFonts w:ascii="Century Gothic" w:eastAsia="Times New Roman" w:hAnsi="Century Gothic" w:cs="Segoe UI"/>
          <w:b/>
          <w:lang w:eastAsia="es-CO"/>
        </w:rPr>
        <w:t>dulo</w:t>
      </w:r>
      <w:bookmarkEnd w:id="20"/>
      <w:r w:rsidRPr="00E87A60">
        <w:rPr>
          <w:rFonts w:ascii="Century Gothic" w:eastAsia="Times New Roman" w:hAnsi="Century Gothic" w:cs="Segoe UI"/>
          <w:b/>
          <w:lang w:eastAsia="es-CO"/>
        </w:rPr>
        <w:t xml:space="preserve"> </w:t>
      </w:r>
    </w:p>
    <w:p w14:paraId="40AC5172" w14:textId="77777777" w:rsidR="00463E1B" w:rsidRPr="00F14E97" w:rsidRDefault="00463E1B" w:rsidP="00F14E97">
      <w:pPr>
        <w:spacing w:after="0" w:line="240" w:lineRule="auto"/>
        <w:jc w:val="both"/>
        <w:textAlignment w:val="baseline"/>
        <w:rPr>
          <w:rFonts w:ascii="Century Gothic" w:eastAsia="Times New Roman" w:hAnsi="Century Gothic" w:cs="Segoe UI"/>
          <w:lang w:eastAsia="es-CO"/>
        </w:rPr>
      </w:pPr>
    </w:p>
    <w:p w14:paraId="2DBD598F" w14:textId="77777777" w:rsidR="00D14263" w:rsidRPr="00F14E97" w:rsidRDefault="00D14263" w:rsidP="008E19E0">
      <w:pPr>
        <w:spacing w:after="0" w:line="240" w:lineRule="auto"/>
        <w:ind w:left="567"/>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 xml:space="preserve">Con el objeto de analizar temas puntuales en el proceso de investigación de Smart Cities, se han definido </w:t>
      </w:r>
      <w:r w:rsidR="006C53B4" w:rsidRPr="00F14E97">
        <w:rPr>
          <w:rFonts w:ascii="Century Gothic" w:eastAsia="Times New Roman" w:hAnsi="Century Gothic" w:cs="Segoe UI"/>
          <w:lang w:eastAsia="es-CO"/>
        </w:rPr>
        <w:t>aspectos</w:t>
      </w:r>
      <w:r w:rsidRPr="00F14E97">
        <w:rPr>
          <w:rFonts w:ascii="Century Gothic" w:eastAsia="Times New Roman" w:hAnsi="Century Gothic" w:cs="Segoe UI"/>
          <w:lang w:eastAsia="es-CO"/>
        </w:rPr>
        <w:t xml:space="preserve"> que se consideran de interés y de impacto en este proceso. Dichos aspectos o focos de investigación son:</w:t>
      </w:r>
    </w:p>
    <w:p w14:paraId="54217FF1" w14:textId="77777777" w:rsidR="00D14263" w:rsidRPr="00F14E97" w:rsidRDefault="00D14263" w:rsidP="008E19E0">
      <w:pPr>
        <w:spacing w:after="0" w:line="240" w:lineRule="auto"/>
        <w:ind w:left="567"/>
        <w:jc w:val="both"/>
        <w:textAlignment w:val="baseline"/>
        <w:rPr>
          <w:rFonts w:ascii="Century Gothic" w:eastAsia="Times New Roman" w:hAnsi="Century Gothic" w:cs="Segoe UI"/>
          <w:lang w:eastAsia="es-CO"/>
        </w:rPr>
      </w:pPr>
    </w:p>
    <w:p w14:paraId="243614D9" w14:textId="77777777" w:rsidR="00D14263" w:rsidRPr="00F14E97" w:rsidRDefault="00D14263" w:rsidP="008E19E0">
      <w:pPr>
        <w:spacing w:after="0" w:line="240" w:lineRule="auto"/>
        <w:ind w:left="567"/>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Marco Legal. Correspondiente a la normatividad, leyes, decretos y otros temas de esta índole que permitan tener claro cómo se enmarcan las Smart Cities desde el aspecto normativo y de esta manera tener la claridad de lo que la ley permite o no en este proyecto</w:t>
      </w:r>
    </w:p>
    <w:p w14:paraId="49CA8992" w14:textId="77777777" w:rsidR="00D14263" w:rsidRPr="00F14E97" w:rsidRDefault="00D14263" w:rsidP="008E19E0">
      <w:pPr>
        <w:spacing w:after="0" w:line="240" w:lineRule="auto"/>
        <w:ind w:left="567"/>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 xml:space="preserve">Entes Involucrados. </w:t>
      </w:r>
      <w:r w:rsidR="001665CB" w:rsidRPr="00F14E97">
        <w:rPr>
          <w:rFonts w:ascii="Century Gothic" w:eastAsia="Times New Roman" w:hAnsi="Century Gothic" w:cs="Segoe UI"/>
          <w:lang w:eastAsia="es-CO"/>
        </w:rPr>
        <w:t>Busca entender las relaciones que pueden existir entre las diferentes entidades de un gobierno al momento de la prestación de uno de los servicios de la solución y así entender el flujo de la información y del proceso al ejecutarse.</w:t>
      </w:r>
    </w:p>
    <w:p w14:paraId="7A0C7D7A" w14:textId="77777777" w:rsidR="001665CB" w:rsidRPr="00F14E97" w:rsidRDefault="00586DD0" w:rsidP="008E19E0">
      <w:pPr>
        <w:spacing w:after="0" w:line="240" w:lineRule="auto"/>
        <w:ind w:left="567"/>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Tecnología. Se investigaron las tecnologías que existen y podrán existir para cada uno de los módulos o frentes con los cuales se propondrá implementar la solución. Esto sirve como base de desarrollo de la parte técnica de la solución de Smart Cities.</w:t>
      </w:r>
    </w:p>
    <w:p w14:paraId="4C36B08C" w14:textId="77777777" w:rsidR="00586DD0" w:rsidRPr="00F14E97" w:rsidRDefault="00DE2C46" w:rsidP="008E19E0">
      <w:pPr>
        <w:spacing w:after="0" w:line="240" w:lineRule="auto"/>
        <w:ind w:left="567"/>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Ventajas. Se investigó desde todas las fuentes de información, la visión que se tiene en cuanto a las ventajas o beneficios que tienen los gobiernos, los ciudadanos y las ciudades tras la implementación de proyectos de este tipo.</w:t>
      </w:r>
    </w:p>
    <w:p w14:paraId="691FD52E" w14:textId="77777777" w:rsidR="00DE2C46" w:rsidRPr="00F14E97" w:rsidRDefault="00DE2C46" w:rsidP="008E19E0">
      <w:pPr>
        <w:spacing w:after="0" w:line="240" w:lineRule="auto"/>
        <w:ind w:left="567"/>
        <w:jc w:val="both"/>
        <w:textAlignment w:val="baseline"/>
        <w:rPr>
          <w:rFonts w:ascii="Century Gothic" w:hAnsi="Century Gothic"/>
          <w:lang w:eastAsia="es-CO"/>
        </w:rPr>
      </w:pPr>
      <w:r w:rsidRPr="00F14E97">
        <w:rPr>
          <w:rFonts w:ascii="Century Gothic" w:eastAsia="Times New Roman" w:hAnsi="Century Gothic" w:cs="Segoe UI"/>
          <w:lang w:eastAsia="es-CO"/>
        </w:rPr>
        <w:t>Riesgos. De igual manera se investigaron los riesgos de toda índole relacionados con la implementación de este tipo de proyectos y los latentes en ciudades donde ya están implementados.</w:t>
      </w:r>
    </w:p>
    <w:p w14:paraId="05423C40" w14:textId="77777777" w:rsidR="00D14263" w:rsidRPr="00F14E97" w:rsidRDefault="00D14263" w:rsidP="008E19E0">
      <w:pPr>
        <w:spacing w:after="0" w:line="240" w:lineRule="auto"/>
        <w:ind w:left="567"/>
        <w:jc w:val="both"/>
        <w:textAlignment w:val="baseline"/>
        <w:rPr>
          <w:rFonts w:ascii="Century Gothic" w:eastAsia="Times New Roman" w:hAnsi="Century Gothic" w:cs="Segoe UI"/>
          <w:lang w:eastAsia="es-CO"/>
        </w:rPr>
      </w:pPr>
    </w:p>
    <w:p w14:paraId="590E245D" w14:textId="77777777" w:rsidR="00BE01CE" w:rsidRPr="00F14E97" w:rsidRDefault="00BE01CE" w:rsidP="008E19E0">
      <w:pPr>
        <w:ind w:left="633"/>
        <w:jc w:val="both"/>
        <w:rPr>
          <w:rFonts w:ascii="Century Gothic" w:eastAsia="Times New Roman" w:hAnsi="Century Gothic" w:cs="Segoe UI"/>
          <w:lang w:eastAsia="es-CO"/>
        </w:rPr>
      </w:pPr>
      <w:r w:rsidRPr="00F14E97">
        <w:rPr>
          <w:rFonts w:ascii="Century Gothic" w:eastAsia="Times New Roman" w:hAnsi="Century Gothic" w:cs="Segoe UI"/>
          <w:lang w:eastAsia="es-CO"/>
        </w:rPr>
        <w:t>El detalle de cada uno de los aspectos mencionados anteriormente, se encu</w:t>
      </w:r>
      <w:r w:rsidR="00734B88" w:rsidRPr="00F14E97">
        <w:rPr>
          <w:rFonts w:ascii="Century Gothic" w:eastAsia="Times New Roman" w:hAnsi="Century Gothic" w:cs="Segoe UI"/>
          <w:lang w:eastAsia="es-CO"/>
        </w:rPr>
        <w:t>e</w:t>
      </w:r>
      <w:r w:rsidRPr="00F14E97">
        <w:rPr>
          <w:rFonts w:ascii="Century Gothic" w:eastAsia="Times New Roman" w:hAnsi="Century Gothic" w:cs="Segoe UI"/>
          <w:lang w:eastAsia="es-CO"/>
        </w:rPr>
        <w:t>ntra en el archivo anexo “</w:t>
      </w:r>
      <w:r w:rsidRPr="00F14E97">
        <w:rPr>
          <w:rFonts w:ascii="Century Gothic" w:eastAsia="Times New Roman" w:hAnsi="Century Gothic" w:cs="Segoe UI"/>
          <w:i/>
          <w:iCs/>
          <w:lang w:eastAsia="es-CO"/>
        </w:rPr>
        <w:t>Matriz de Investigación Smart C</w:t>
      </w:r>
      <w:r w:rsidR="00D448C1" w:rsidRPr="00F14E97">
        <w:rPr>
          <w:rFonts w:ascii="Century Gothic" w:eastAsia="Times New Roman" w:hAnsi="Century Gothic" w:cs="Segoe UI"/>
          <w:i/>
          <w:iCs/>
          <w:lang w:eastAsia="es-CO"/>
        </w:rPr>
        <w:t>ity</w:t>
      </w:r>
      <w:r w:rsidRPr="00F14E97">
        <w:rPr>
          <w:rFonts w:ascii="Century Gothic" w:eastAsia="Times New Roman" w:hAnsi="Century Gothic" w:cs="Segoe UI"/>
          <w:i/>
          <w:iCs/>
          <w:lang w:eastAsia="es-CO"/>
        </w:rPr>
        <w:t xml:space="preserve">–Excel. </w:t>
      </w:r>
      <w:r w:rsidRPr="00F14E97">
        <w:rPr>
          <w:rFonts w:ascii="Century Gothic" w:eastAsia="Times New Roman" w:hAnsi="Century Gothic" w:cs="Segoe UI"/>
          <w:lang w:eastAsia="es-CO"/>
        </w:rPr>
        <w:t>(Hoja 1 Matriz Comparativa)”</w:t>
      </w:r>
    </w:p>
    <w:p w14:paraId="0E95D7B5" w14:textId="77777777" w:rsidR="008E19E0" w:rsidRDefault="00E54484" w:rsidP="00F42334">
      <w:pPr>
        <w:ind w:left="633"/>
        <w:jc w:val="both"/>
        <w:rPr>
          <w:rFonts w:ascii="Century Gothic" w:eastAsia="Times New Roman" w:hAnsi="Century Gothic" w:cs="Segoe UI"/>
          <w:lang w:eastAsia="es-CO"/>
        </w:rPr>
      </w:pPr>
      <w:r w:rsidRPr="00F14E97">
        <w:rPr>
          <w:rFonts w:ascii="Century Gothic" w:eastAsia="Times New Roman" w:hAnsi="Century Gothic" w:cs="Segoe UI"/>
          <w:lang w:eastAsia="es-CO"/>
        </w:rPr>
        <w:t xml:space="preserve">A continuación se muestra </w:t>
      </w:r>
      <w:r w:rsidR="00797612" w:rsidRPr="00F14E97">
        <w:rPr>
          <w:rFonts w:ascii="Century Gothic" w:eastAsia="Times New Roman" w:hAnsi="Century Gothic" w:cs="Segoe UI"/>
          <w:lang w:eastAsia="es-CO"/>
        </w:rPr>
        <w:t xml:space="preserve">a nivel gráfico </w:t>
      </w:r>
      <w:r w:rsidRPr="00F14E97">
        <w:rPr>
          <w:rFonts w:ascii="Century Gothic" w:eastAsia="Times New Roman" w:hAnsi="Century Gothic" w:cs="Segoe UI"/>
          <w:lang w:eastAsia="es-CO"/>
        </w:rPr>
        <w:t xml:space="preserve">el aporte que cada una de las fuentes </w:t>
      </w:r>
      <w:r w:rsidR="00D14263" w:rsidRPr="00F14E97">
        <w:rPr>
          <w:rFonts w:ascii="Century Gothic" w:eastAsia="Times New Roman" w:hAnsi="Century Gothic" w:cs="Segoe UI"/>
          <w:lang w:eastAsia="es-CO"/>
        </w:rPr>
        <w:t xml:space="preserve">dio </w:t>
      </w:r>
      <w:r w:rsidR="006C53B4" w:rsidRPr="00F14E97">
        <w:rPr>
          <w:rFonts w:ascii="Century Gothic" w:eastAsia="Times New Roman" w:hAnsi="Century Gothic" w:cs="Segoe UI"/>
          <w:lang w:eastAsia="es-CO"/>
        </w:rPr>
        <w:t>al proceso</w:t>
      </w:r>
      <w:r w:rsidR="00D14263" w:rsidRPr="00F14E97">
        <w:rPr>
          <w:rFonts w:ascii="Century Gothic" w:eastAsia="Times New Roman" w:hAnsi="Century Gothic" w:cs="Segoe UI"/>
          <w:lang w:eastAsia="es-CO"/>
        </w:rPr>
        <w:t xml:space="preserve"> de investigación, en este caso asociado a </w:t>
      </w:r>
      <w:r w:rsidR="006C53B4" w:rsidRPr="00F14E97">
        <w:rPr>
          <w:rFonts w:ascii="Century Gothic" w:eastAsia="Times New Roman" w:hAnsi="Century Gothic" w:cs="Segoe UI"/>
          <w:lang w:eastAsia="es-CO"/>
        </w:rPr>
        <w:t>los temas detallados anteriormente de Riesgos, Ventajas, Tecnología, Entes Involucrados y Marco Legal:</w:t>
      </w:r>
      <w:r w:rsidRPr="00F14E97">
        <w:rPr>
          <w:rFonts w:ascii="Century Gothic" w:eastAsia="Times New Roman" w:hAnsi="Century Gothic" w:cs="Segoe UI"/>
          <w:lang w:eastAsia="es-CO"/>
        </w:rPr>
        <w:t xml:space="preserve"> </w:t>
      </w:r>
    </w:p>
    <w:p w14:paraId="2580FF04" w14:textId="77777777" w:rsidR="00131CBA" w:rsidRPr="008E19E0" w:rsidRDefault="00463E1B" w:rsidP="008E19E0">
      <w:pPr>
        <w:pStyle w:val="Prrafodelista"/>
        <w:numPr>
          <w:ilvl w:val="0"/>
          <w:numId w:val="13"/>
        </w:numPr>
        <w:spacing w:after="0" w:line="240" w:lineRule="auto"/>
        <w:jc w:val="both"/>
        <w:textAlignment w:val="baseline"/>
        <w:rPr>
          <w:rFonts w:ascii="Century Gothic" w:eastAsia="Times New Roman" w:hAnsi="Century Gothic" w:cs="Segoe UI"/>
          <w:lang w:eastAsia="es-CO"/>
        </w:rPr>
      </w:pPr>
      <w:r w:rsidRPr="008E19E0">
        <w:rPr>
          <w:rFonts w:ascii="Century Gothic" w:eastAsia="Times New Roman" w:hAnsi="Century Gothic" w:cs="Segoe UI"/>
          <w:lang w:eastAsia="es-CO"/>
        </w:rPr>
        <w:t>G</w:t>
      </w:r>
      <w:r w:rsidR="00131CBA" w:rsidRPr="008E19E0">
        <w:rPr>
          <w:rFonts w:ascii="Century Gothic" w:eastAsia="Times New Roman" w:hAnsi="Century Gothic" w:cs="Segoe UI"/>
          <w:lang w:eastAsia="es-CO"/>
        </w:rPr>
        <w:t xml:space="preserve">ráfica para el </w:t>
      </w:r>
      <w:r w:rsidR="00131CBA" w:rsidRPr="008E19E0">
        <w:rPr>
          <w:rFonts w:ascii="Century Gothic" w:eastAsia="Times New Roman" w:hAnsi="Century Gothic" w:cs="Segoe UI"/>
          <w:b/>
          <w:bCs/>
          <w:lang w:eastAsia="es-CO"/>
        </w:rPr>
        <w:t>Módulo de E-</w:t>
      </w:r>
      <w:proofErr w:type="spellStart"/>
      <w:r w:rsidR="00131CBA" w:rsidRPr="008E19E0">
        <w:rPr>
          <w:rFonts w:ascii="Century Gothic" w:eastAsia="Times New Roman" w:hAnsi="Century Gothic" w:cs="Segoe UI"/>
          <w:b/>
          <w:bCs/>
          <w:lang w:eastAsia="es-CO"/>
        </w:rPr>
        <w:t>government</w:t>
      </w:r>
      <w:proofErr w:type="spellEnd"/>
      <w:r w:rsidR="00BE34BB" w:rsidRPr="008E19E0">
        <w:rPr>
          <w:rFonts w:ascii="Century Gothic" w:eastAsia="Times New Roman" w:hAnsi="Century Gothic" w:cs="Segoe UI"/>
          <w:lang w:eastAsia="es-CO"/>
        </w:rPr>
        <w:t xml:space="preserve"> con </w:t>
      </w:r>
      <w:r w:rsidR="00131CBA" w:rsidRPr="008E19E0">
        <w:rPr>
          <w:rFonts w:ascii="Century Gothic" w:eastAsia="Times New Roman" w:hAnsi="Century Gothic" w:cs="Segoe UI"/>
          <w:lang w:eastAsia="es-CO"/>
        </w:rPr>
        <w:t>información encontrada por cada una de las fuen</w:t>
      </w:r>
      <w:r w:rsidRPr="008E19E0">
        <w:rPr>
          <w:rFonts w:ascii="Century Gothic" w:eastAsia="Times New Roman" w:hAnsi="Century Gothic" w:cs="Segoe UI"/>
          <w:lang w:eastAsia="es-CO"/>
        </w:rPr>
        <w:t>tes de información investigadas:</w:t>
      </w:r>
    </w:p>
    <w:p w14:paraId="60C40222" w14:textId="77777777" w:rsidR="00463E1B" w:rsidRPr="00F14E97" w:rsidRDefault="00463E1B" w:rsidP="00F14E97">
      <w:pPr>
        <w:spacing w:after="0" w:line="240" w:lineRule="auto"/>
        <w:ind w:left="360"/>
        <w:jc w:val="both"/>
        <w:textAlignment w:val="baseline"/>
        <w:rPr>
          <w:rFonts w:ascii="Century Gothic" w:eastAsia="Times New Roman" w:hAnsi="Century Gothic" w:cs="Segoe UI"/>
          <w:lang w:eastAsia="es-CO"/>
        </w:rPr>
      </w:pPr>
    </w:p>
    <w:p w14:paraId="5A92CFB5" w14:textId="77777777" w:rsidR="000E0309" w:rsidRPr="00F14E97" w:rsidRDefault="00463E1B" w:rsidP="00F14E97">
      <w:pPr>
        <w:keepNext/>
        <w:spacing w:after="0" w:line="240" w:lineRule="auto"/>
        <w:ind w:left="360"/>
        <w:jc w:val="both"/>
        <w:textAlignment w:val="baseline"/>
        <w:rPr>
          <w:rFonts w:ascii="Century Gothic" w:hAnsi="Century Gothic"/>
        </w:rPr>
      </w:pPr>
      <w:r w:rsidRPr="00F14E97">
        <w:rPr>
          <w:rFonts w:ascii="Century Gothic" w:eastAsia="Times New Roman" w:hAnsi="Century Gothic" w:cs="Segoe UI"/>
          <w:noProof/>
          <w:lang w:eastAsia="es-CO"/>
        </w:rPr>
        <w:drawing>
          <wp:inline distT="0" distB="0" distL="0" distR="0" wp14:anchorId="5EE2B8C6" wp14:editId="3AD77A9E">
            <wp:extent cx="5335905" cy="2886075"/>
            <wp:effectExtent l="57150" t="19050" r="55245" b="8572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37282C" w14:textId="77777777" w:rsidR="00797612" w:rsidRPr="00812D70" w:rsidRDefault="004105D8" w:rsidP="00F42334">
      <w:pPr>
        <w:pStyle w:val="Descripcin"/>
        <w:jc w:val="center"/>
        <w:rPr>
          <w:rFonts w:ascii="Century Gothic" w:eastAsia="Times New Roman" w:hAnsi="Century Gothic" w:cs="Segoe UI"/>
          <w:i w:val="0"/>
          <w:color w:val="auto"/>
          <w:sz w:val="22"/>
          <w:szCs w:val="22"/>
          <w:lang w:eastAsia="es-CO"/>
        </w:rPr>
      </w:pPr>
      <w:bookmarkStart w:id="21" w:name="_Toc448415472"/>
      <w:r w:rsidRPr="00812D70">
        <w:rPr>
          <w:rFonts w:ascii="Century Gothic" w:hAnsi="Century Gothic"/>
          <w:i w:val="0"/>
          <w:color w:val="auto"/>
          <w:sz w:val="22"/>
          <w:szCs w:val="22"/>
        </w:rPr>
        <w:t xml:space="preserve">Grafica </w:t>
      </w:r>
      <w:r w:rsidRPr="00812D70">
        <w:rPr>
          <w:rFonts w:ascii="Century Gothic" w:hAnsi="Century Gothic"/>
          <w:i w:val="0"/>
          <w:color w:val="auto"/>
          <w:sz w:val="22"/>
          <w:szCs w:val="22"/>
        </w:rPr>
        <w:fldChar w:fldCharType="begin"/>
      </w:r>
      <w:r w:rsidRPr="00812D70">
        <w:rPr>
          <w:rFonts w:ascii="Century Gothic" w:hAnsi="Century Gothic"/>
          <w:i w:val="0"/>
          <w:color w:val="auto"/>
          <w:sz w:val="22"/>
          <w:szCs w:val="22"/>
        </w:rPr>
        <w:instrText xml:space="preserve"> SEQ Grafica \* ARABIC </w:instrText>
      </w:r>
      <w:r w:rsidRPr="00812D70">
        <w:rPr>
          <w:rFonts w:ascii="Century Gothic" w:hAnsi="Century Gothic"/>
          <w:i w:val="0"/>
          <w:color w:val="auto"/>
          <w:sz w:val="22"/>
          <w:szCs w:val="22"/>
        </w:rPr>
        <w:fldChar w:fldCharType="separate"/>
      </w:r>
      <w:r w:rsidR="00982A62" w:rsidRPr="00812D70">
        <w:rPr>
          <w:rFonts w:ascii="Century Gothic" w:hAnsi="Century Gothic"/>
          <w:i w:val="0"/>
          <w:noProof/>
          <w:color w:val="auto"/>
          <w:sz w:val="22"/>
          <w:szCs w:val="22"/>
        </w:rPr>
        <w:t>2</w:t>
      </w:r>
      <w:r w:rsidRPr="00812D70">
        <w:rPr>
          <w:rFonts w:ascii="Century Gothic" w:hAnsi="Century Gothic"/>
          <w:i w:val="0"/>
          <w:color w:val="auto"/>
          <w:sz w:val="22"/>
          <w:szCs w:val="22"/>
        </w:rPr>
        <w:fldChar w:fldCharType="end"/>
      </w:r>
      <w:r w:rsidRPr="00812D70">
        <w:rPr>
          <w:rFonts w:ascii="Century Gothic" w:hAnsi="Century Gothic"/>
          <w:i w:val="0"/>
          <w:color w:val="auto"/>
          <w:sz w:val="22"/>
          <w:szCs w:val="22"/>
        </w:rPr>
        <w:t>. Aporte Información por fuentes Modulo E-</w:t>
      </w:r>
      <w:proofErr w:type="spellStart"/>
      <w:r w:rsidRPr="00812D70">
        <w:rPr>
          <w:rFonts w:ascii="Century Gothic" w:hAnsi="Century Gothic"/>
          <w:i w:val="0"/>
          <w:color w:val="auto"/>
          <w:sz w:val="22"/>
          <w:szCs w:val="22"/>
        </w:rPr>
        <w:t>Government</w:t>
      </w:r>
      <w:proofErr w:type="spellEnd"/>
      <w:r w:rsidRPr="00812D70">
        <w:rPr>
          <w:rFonts w:ascii="Century Gothic" w:hAnsi="Century Gothic"/>
          <w:i w:val="0"/>
          <w:color w:val="auto"/>
          <w:sz w:val="22"/>
          <w:szCs w:val="22"/>
        </w:rPr>
        <w:t>.</w:t>
      </w:r>
      <w:bookmarkEnd w:id="21"/>
    </w:p>
    <w:p w14:paraId="580CFC85" w14:textId="77777777" w:rsidR="00463E1B" w:rsidRPr="008E19E0" w:rsidRDefault="00463E1B" w:rsidP="008E19E0">
      <w:pPr>
        <w:pStyle w:val="Prrafodelista"/>
        <w:numPr>
          <w:ilvl w:val="0"/>
          <w:numId w:val="13"/>
        </w:numPr>
        <w:spacing w:after="0" w:line="240" w:lineRule="auto"/>
        <w:jc w:val="both"/>
        <w:textAlignment w:val="baseline"/>
        <w:rPr>
          <w:rFonts w:ascii="Century Gothic" w:eastAsia="Times New Roman" w:hAnsi="Century Gothic" w:cs="Segoe UI"/>
          <w:lang w:eastAsia="es-CO"/>
        </w:rPr>
      </w:pPr>
      <w:r w:rsidRPr="008E19E0">
        <w:rPr>
          <w:rFonts w:ascii="Century Gothic" w:eastAsia="Times New Roman" w:hAnsi="Century Gothic" w:cs="Segoe UI"/>
          <w:lang w:eastAsia="es-CO"/>
        </w:rPr>
        <w:t xml:space="preserve">Gráfica para el </w:t>
      </w:r>
      <w:r w:rsidRPr="008E19E0">
        <w:rPr>
          <w:rFonts w:ascii="Century Gothic" w:eastAsia="Times New Roman" w:hAnsi="Century Gothic" w:cs="Segoe UI"/>
          <w:b/>
          <w:bCs/>
          <w:lang w:eastAsia="es-CO"/>
        </w:rPr>
        <w:t>Módulo de Seguridad</w:t>
      </w:r>
      <w:r w:rsidR="00BE34BB" w:rsidRPr="008E19E0">
        <w:rPr>
          <w:rFonts w:ascii="Century Gothic" w:eastAsia="Times New Roman" w:hAnsi="Century Gothic" w:cs="Segoe UI"/>
          <w:lang w:eastAsia="es-CO"/>
        </w:rPr>
        <w:t xml:space="preserve"> con</w:t>
      </w:r>
      <w:r w:rsidRPr="008E19E0">
        <w:rPr>
          <w:rFonts w:ascii="Century Gothic" w:eastAsia="Times New Roman" w:hAnsi="Century Gothic" w:cs="Segoe UI"/>
          <w:lang w:eastAsia="es-CO"/>
        </w:rPr>
        <w:t xml:space="preserve"> información encontrada por cada una de las fuen</w:t>
      </w:r>
      <w:r w:rsidR="00265F20" w:rsidRPr="008E19E0">
        <w:rPr>
          <w:rFonts w:ascii="Century Gothic" w:eastAsia="Times New Roman" w:hAnsi="Century Gothic" w:cs="Segoe UI"/>
          <w:lang w:eastAsia="es-CO"/>
        </w:rPr>
        <w:t>tes de información investigadas:</w:t>
      </w:r>
    </w:p>
    <w:p w14:paraId="054060AC" w14:textId="77777777" w:rsidR="00131CBA" w:rsidRPr="00F14E97" w:rsidRDefault="00131CBA" w:rsidP="00F14E97">
      <w:pPr>
        <w:spacing w:after="0" w:line="240" w:lineRule="auto"/>
        <w:ind w:left="360"/>
        <w:jc w:val="both"/>
        <w:textAlignment w:val="baseline"/>
        <w:rPr>
          <w:rFonts w:ascii="Century Gothic" w:eastAsia="Times New Roman" w:hAnsi="Century Gothic" w:cs="Segoe UI"/>
          <w:lang w:eastAsia="es-CO"/>
        </w:rPr>
      </w:pPr>
    </w:p>
    <w:p w14:paraId="11C95E9C" w14:textId="77777777" w:rsidR="004105D8" w:rsidRPr="00F14E97" w:rsidRDefault="00463E1B" w:rsidP="00F14E97">
      <w:pPr>
        <w:keepNext/>
        <w:spacing w:after="0" w:line="240" w:lineRule="auto"/>
        <w:ind w:left="360"/>
        <w:jc w:val="both"/>
        <w:textAlignment w:val="baseline"/>
        <w:rPr>
          <w:rFonts w:ascii="Century Gothic" w:hAnsi="Century Gothic"/>
        </w:rPr>
      </w:pPr>
      <w:r w:rsidRPr="00F14E97">
        <w:rPr>
          <w:rFonts w:ascii="Century Gothic" w:eastAsia="Times New Roman" w:hAnsi="Century Gothic" w:cs="Segoe UI"/>
          <w:noProof/>
          <w:lang w:eastAsia="es-CO"/>
        </w:rPr>
        <w:drawing>
          <wp:inline distT="0" distB="0" distL="0" distR="0" wp14:anchorId="7787CE72" wp14:editId="3007DD75">
            <wp:extent cx="5324475" cy="3161665"/>
            <wp:effectExtent l="57150" t="19050" r="47625" b="9588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53F3C05" w14:textId="77777777" w:rsidR="00463E1B" w:rsidRPr="00F14E97" w:rsidRDefault="004105D8" w:rsidP="00F14E97">
      <w:pPr>
        <w:pStyle w:val="Descripcin"/>
        <w:jc w:val="center"/>
        <w:rPr>
          <w:rFonts w:ascii="Century Gothic" w:eastAsia="Times New Roman" w:hAnsi="Century Gothic" w:cs="Segoe UI"/>
          <w:i w:val="0"/>
          <w:color w:val="auto"/>
          <w:sz w:val="22"/>
          <w:szCs w:val="22"/>
          <w:lang w:eastAsia="es-CO"/>
        </w:rPr>
      </w:pPr>
      <w:bookmarkStart w:id="22" w:name="_Toc448415473"/>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3</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Aporte de Información por  fuentes Modulo Seguridad.</w:t>
      </w:r>
      <w:bookmarkEnd w:id="22"/>
    </w:p>
    <w:p w14:paraId="15EE723F" w14:textId="77777777" w:rsidR="00F971D7" w:rsidRPr="00F14E97" w:rsidRDefault="00F971D7" w:rsidP="00F14E97">
      <w:pPr>
        <w:spacing w:after="0" w:line="240" w:lineRule="auto"/>
        <w:ind w:left="360"/>
        <w:jc w:val="both"/>
        <w:textAlignment w:val="baseline"/>
        <w:rPr>
          <w:rFonts w:ascii="Century Gothic" w:eastAsia="Times New Roman" w:hAnsi="Century Gothic" w:cs="Segoe UI"/>
          <w:lang w:eastAsia="es-CO"/>
        </w:rPr>
      </w:pPr>
    </w:p>
    <w:p w14:paraId="77A19A0C" w14:textId="77777777" w:rsidR="00265F20" w:rsidRPr="008E19E0" w:rsidRDefault="00265F20" w:rsidP="008E19E0">
      <w:pPr>
        <w:pStyle w:val="Prrafodelista"/>
        <w:numPr>
          <w:ilvl w:val="0"/>
          <w:numId w:val="13"/>
        </w:numPr>
        <w:spacing w:after="0" w:line="240" w:lineRule="auto"/>
        <w:jc w:val="both"/>
        <w:textAlignment w:val="baseline"/>
        <w:rPr>
          <w:rFonts w:ascii="Century Gothic" w:eastAsia="Times New Roman" w:hAnsi="Century Gothic" w:cs="Segoe UI"/>
          <w:lang w:eastAsia="es-CO"/>
        </w:rPr>
      </w:pPr>
      <w:r w:rsidRPr="008E19E0">
        <w:rPr>
          <w:rFonts w:ascii="Century Gothic" w:eastAsia="Times New Roman" w:hAnsi="Century Gothic" w:cs="Segoe UI"/>
          <w:lang w:eastAsia="es-CO"/>
        </w:rPr>
        <w:t xml:space="preserve">Grafica para el </w:t>
      </w:r>
      <w:r w:rsidRPr="008E19E0">
        <w:rPr>
          <w:rFonts w:ascii="Century Gothic" w:eastAsia="Times New Roman" w:hAnsi="Century Gothic" w:cs="Segoe UI"/>
          <w:b/>
          <w:bCs/>
          <w:lang w:eastAsia="es-CO"/>
        </w:rPr>
        <w:t xml:space="preserve">Módulo de Movilidad </w:t>
      </w:r>
      <w:r w:rsidR="00BE34BB" w:rsidRPr="008E19E0">
        <w:rPr>
          <w:rFonts w:ascii="Century Gothic" w:eastAsia="Times New Roman" w:hAnsi="Century Gothic" w:cs="Segoe UI"/>
          <w:lang w:eastAsia="es-CO"/>
        </w:rPr>
        <w:t>con</w:t>
      </w:r>
      <w:r w:rsidRPr="008E19E0">
        <w:rPr>
          <w:rFonts w:ascii="Century Gothic" w:eastAsia="Times New Roman" w:hAnsi="Century Gothic" w:cs="Segoe UI"/>
          <w:lang w:eastAsia="es-CO"/>
        </w:rPr>
        <w:t xml:space="preserve"> información encontrada por cada una de las fuentes de información investigadas:</w:t>
      </w:r>
    </w:p>
    <w:p w14:paraId="0D9FC349" w14:textId="77777777" w:rsidR="00265F20" w:rsidRPr="00F14E97" w:rsidRDefault="00265F20" w:rsidP="00F14E97">
      <w:pPr>
        <w:spacing w:after="0" w:line="240" w:lineRule="auto"/>
        <w:ind w:left="360"/>
        <w:jc w:val="both"/>
        <w:textAlignment w:val="baseline"/>
        <w:rPr>
          <w:rFonts w:ascii="Century Gothic" w:eastAsia="Times New Roman" w:hAnsi="Century Gothic" w:cs="Segoe UI"/>
          <w:lang w:eastAsia="es-CO"/>
        </w:rPr>
      </w:pPr>
    </w:p>
    <w:p w14:paraId="451383FD" w14:textId="77777777" w:rsidR="004105D8" w:rsidRPr="00F14E97" w:rsidRDefault="00265F20" w:rsidP="00F14E97">
      <w:pPr>
        <w:keepNext/>
        <w:spacing w:after="0" w:line="240" w:lineRule="auto"/>
        <w:ind w:left="360"/>
        <w:jc w:val="both"/>
        <w:textAlignment w:val="baseline"/>
        <w:rPr>
          <w:rFonts w:ascii="Century Gothic" w:hAnsi="Century Gothic"/>
        </w:rPr>
      </w:pPr>
      <w:r w:rsidRPr="00F14E97">
        <w:rPr>
          <w:rFonts w:ascii="Century Gothic" w:eastAsia="Times New Roman" w:hAnsi="Century Gothic" w:cs="Segoe UI"/>
          <w:noProof/>
          <w:lang w:eastAsia="es-CO"/>
        </w:rPr>
        <w:drawing>
          <wp:inline distT="0" distB="0" distL="0" distR="0" wp14:anchorId="38C796AA" wp14:editId="5BEBC455">
            <wp:extent cx="5334000" cy="3076575"/>
            <wp:effectExtent l="57150" t="19050" r="57150" b="857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8BB4ACB" w14:textId="77777777" w:rsidR="00265F20" w:rsidRPr="00F42334" w:rsidRDefault="004105D8" w:rsidP="00F42334">
      <w:pPr>
        <w:pStyle w:val="Descripcin"/>
        <w:jc w:val="center"/>
        <w:rPr>
          <w:rFonts w:ascii="Century Gothic" w:eastAsia="Times New Roman" w:hAnsi="Century Gothic" w:cs="Segoe UI"/>
          <w:i w:val="0"/>
          <w:color w:val="auto"/>
          <w:sz w:val="22"/>
          <w:szCs w:val="22"/>
          <w:lang w:eastAsia="es-CO"/>
        </w:rPr>
      </w:pPr>
      <w:bookmarkStart w:id="23" w:name="_Toc448415474"/>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4</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Aporte Información de fuentes por Modulo Movilidad.</w:t>
      </w:r>
      <w:bookmarkEnd w:id="23"/>
    </w:p>
    <w:p w14:paraId="643104F7" w14:textId="77777777" w:rsidR="00265F20" w:rsidRPr="008E19E0" w:rsidRDefault="00265F20" w:rsidP="008E19E0">
      <w:pPr>
        <w:pStyle w:val="Prrafodelista"/>
        <w:numPr>
          <w:ilvl w:val="0"/>
          <w:numId w:val="13"/>
        </w:numPr>
        <w:spacing w:after="0" w:line="240" w:lineRule="auto"/>
        <w:jc w:val="both"/>
        <w:textAlignment w:val="baseline"/>
        <w:rPr>
          <w:rFonts w:ascii="Century Gothic" w:eastAsia="Times New Roman" w:hAnsi="Century Gothic" w:cs="Segoe UI"/>
          <w:lang w:eastAsia="es-CO"/>
        </w:rPr>
      </w:pPr>
      <w:r w:rsidRPr="008E19E0">
        <w:rPr>
          <w:rFonts w:ascii="Century Gothic" w:eastAsia="Times New Roman" w:hAnsi="Century Gothic" w:cs="Segoe UI"/>
          <w:lang w:eastAsia="es-CO"/>
        </w:rPr>
        <w:t>Gráfica</w:t>
      </w:r>
      <w:r w:rsidR="007250C6" w:rsidRPr="008E19E0">
        <w:rPr>
          <w:rFonts w:ascii="Century Gothic" w:eastAsia="Times New Roman" w:hAnsi="Century Gothic" w:cs="Segoe UI"/>
          <w:lang w:eastAsia="es-CO"/>
        </w:rPr>
        <w:t xml:space="preserve"> para </w:t>
      </w:r>
      <w:r w:rsidRPr="008E19E0">
        <w:rPr>
          <w:rFonts w:ascii="Century Gothic" w:eastAsia="Times New Roman" w:hAnsi="Century Gothic" w:cs="Segoe UI"/>
          <w:lang w:eastAsia="es-CO"/>
        </w:rPr>
        <w:t xml:space="preserve">Módulo de </w:t>
      </w:r>
      <w:r w:rsidRPr="008E19E0">
        <w:rPr>
          <w:rFonts w:ascii="Century Gothic" w:eastAsia="Times New Roman" w:hAnsi="Century Gothic" w:cs="Segoe UI"/>
          <w:b/>
          <w:lang w:eastAsia="es-CO"/>
        </w:rPr>
        <w:t>Salud</w:t>
      </w:r>
      <w:r w:rsidRPr="008E19E0">
        <w:rPr>
          <w:rFonts w:ascii="Century Gothic" w:eastAsia="Times New Roman" w:hAnsi="Century Gothic" w:cs="Segoe UI"/>
          <w:lang w:eastAsia="es-CO"/>
        </w:rPr>
        <w:t xml:space="preserve"> </w:t>
      </w:r>
      <w:r w:rsidR="00BE34BB" w:rsidRPr="008E19E0">
        <w:rPr>
          <w:rFonts w:ascii="Century Gothic" w:eastAsia="Times New Roman" w:hAnsi="Century Gothic" w:cs="Segoe UI"/>
          <w:lang w:eastAsia="es-CO"/>
        </w:rPr>
        <w:t xml:space="preserve">con </w:t>
      </w:r>
      <w:r w:rsidRPr="008E19E0">
        <w:rPr>
          <w:rFonts w:ascii="Century Gothic" w:eastAsia="Times New Roman" w:hAnsi="Century Gothic" w:cs="Segoe UI"/>
          <w:lang w:eastAsia="es-CO"/>
        </w:rPr>
        <w:t>información encontrada por cada una de las fuen</w:t>
      </w:r>
      <w:r w:rsidR="00212E1E" w:rsidRPr="008E19E0">
        <w:rPr>
          <w:rFonts w:ascii="Century Gothic" w:eastAsia="Times New Roman" w:hAnsi="Century Gothic" w:cs="Segoe UI"/>
          <w:lang w:eastAsia="es-CO"/>
        </w:rPr>
        <w:t>tes de información investigadas:</w:t>
      </w:r>
    </w:p>
    <w:p w14:paraId="479872EA" w14:textId="77777777" w:rsidR="00212E1E" w:rsidRPr="00F14E97" w:rsidRDefault="00212E1E" w:rsidP="00F14E97">
      <w:pPr>
        <w:spacing w:after="0" w:line="240" w:lineRule="auto"/>
        <w:jc w:val="both"/>
        <w:textAlignment w:val="baseline"/>
        <w:rPr>
          <w:rFonts w:ascii="Century Gothic" w:eastAsia="Times New Roman" w:hAnsi="Century Gothic" w:cs="Segoe UI"/>
          <w:lang w:eastAsia="es-CO"/>
        </w:rPr>
      </w:pPr>
    </w:p>
    <w:p w14:paraId="3E7D4629" w14:textId="77777777" w:rsidR="00425525" w:rsidRPr="00F14E97" w:rsidRDefault="00212E1E" w:rsidP="00D64C02">
      <w:pPr>
        <w:keepNext/>
        <w:spacing w:after="0" w:line="240" w:lineRule="auto"/>
        <w:jc w:val="center"/>
        <w:textAlignment w:val="baseline"/>
        <w:rPr>
          <w:rFonts w:ascii="Century Gothic" w:hAnsi="Century Gothic"/>
        </w:rPr>
      </w:pPr>
      <w:r w:rsidRPr="00F14E97">
        <w:rPr>
          <w:rFonts w:ascii="Century Gothic" w:eastAsia="Times New Roman" w:hAnsi="Century Gothic" w:cs="Segoe UI"/>
          <w:noProof/>
          <w:lang w:eastAsia="es-CO"/>
        </w:rPr>
        <w:drawing>
          <wp:inline distT="0" distB="0" distL="0" distR="0" wp14:anchorId="7ED7E324" wp14:editId="3B31DC5B">
            <wp:extent cx="5391150" cy="3019647"/>
            <wp:effectExtent l="57150" t="19050" r="57150" b="857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6F973DA" w14:textId="77777777" w:rsidR="00212E1E" w:rsidRPr="00F14E97" w:rsidRDefault="00425525" w:rsidP="00F14E97">
      <w:pPr>
        <w:pStyle w:val="Descripcin"/>
        <w:jc w:val="center"/>
        <w:rPr>
          <w:rFonts w:ascii="Century Gothic" w:eastAsia="Times New Roman" w:hAnsi="Century Gothic" w:cs="Segoe UI"/>
          <w:i w:val="0"/>
          <w:color w:val="auto"/>
          <w:sz w:val="22"/>
          <w:szCs w:val="22"/>
          <w:lang w:eastAsia="es-CO"/>
        </w:rPr>
      </w:pPr>
      <w:bookmarkStart w:id="24" w:name="_Toc448415475"/>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5</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Aporte Información de fuentes Modulo Salud.</w:t>
      </w:r>
      <w:bookmarkEnd w:id="24"/>
    </w:p>
    <w:p w14:paraId="0ADE4DB0" w14:textId="77777777" w:rsidR="007250C6" w:rsidRPr="008E19E0" w:rsidRDefault="007250C6" w:rsidP="008E19E0">
      <w:pPr>
        <w:pStyle w:val="Prrafodelista"/>
        <w:numPr>
          <w:ilvl w:val="0"/>
          <w:numId w:val="13"/>
        </w:numPr>
        <w:spacing w:after="0" w:line="240" w:lineRule="auto"/>
        <w:jc w:val="both"/>
        <w:textAlignment w:val="baseline"/>
        <w:rPr>
          <w:rFonts w:ascii="Century Gothic" w:eastAsia="Times New Roman" w:hAnsi="Century Gothic" w:cs="Segoe UI"/>
          <w:lang w:eastAsia="es-CO"/>
        </w:rPr>
      </w:pPr>
      <w:r w:rsidRPr="008E19E0">
        <w:rPr>
          <w:rFonts w:ascii="Century Gothic" w:eastAsia="Times New Roman" w:hAnsi="Century Gothic" w:cs="Segoe UI"/>
          <w:lang w:eastAsia="es-CO"/>
        </w:rPr>
        <w:t xml:space="preserve">Gráfica para </w:t>
      </w:r>
      <w:r w:rsidRPr="008E19E0">
        <w:rPr>
          <w:rFonts w:ascii="Century Gothic" w:eastAsia="Times New Roman" w:hAnsi="Century Gothic" w:cs="Segoe UI"/>
          <w:b/>
          <w:bCs/>
          <w:lang w:eastAsia="es-CO"/>
        </w:rPr>
        <w:t xml:space="preserve">Módulo de Educación </w:t>
      </w:r>
      <w:r w:rsidR="00BE34BB" w:rsidRPr="008E19E0">
        <w:rPr>
          <w:rFonts w:ascii="Century Gothic" w:eastAsia="Times New Roman" w:hAnsi="Century Gothic" w:cs="Segoe UI"/>
          <w:lang w:eastAsia="es-CO"/>
        </w:rPr>
        <w:t xml:space="preserve">con </w:t>
      </w:r>
      <w:r w:rsidRPr="008E19E0">
        <w:rPr>
          <w:rFonts w:ascii="Century Gothic" w:eastAsia="Times New Roman" w:hAnsi="Century Gothic" w:cs="Segoe UI"/>
          <w:lang w:eastAsia="es-CO"/>
        </w:rPr>
        <w:t>información encontrada por cada una de las fuentes de información investigadas:</w:t>
      </w:r>
    </w:p>
    <w:p w14:paraId="0D57041A" w14:textId="77777777" w:rsidR="007250C6" w:rsidRPr="00F14E97" w:rsidRDefault="007250C6" w:rsidP="00F14E97">
      <w:pPr>
        <w:spacing w:after="0" w:line="240" w:lineRule="auto"/>
        <w:jc w:val="both"/>
        <w:textAlignment w:val="baseline"/>
        <w:rPr>
          <w:rFonts w:ascii="Century Gothic" w:eastAsia="Times New Roman" w:hAnsi="Century Gothic" w:cs="Segoe UI"/>
          <w:lang w:eastAsia="es-CO"/>
        </w:rPr>
      </w:pPr>
    </w:p>
    <w:p w14:paraId="5E44FE89" w14:textId="77777777" w:rsidR="00425525" w:rsidRPr="00F14E97" w:rsidRDefault="007250C6" w:rsidP="00D64C02">
      <w:pPr>
        <w:keepNext/>
        <w:spacing w:after="0" w:line="240" w:lineRule="auto"/>
        <w:jc w:val="center"/>
        <w:textAlignment w:val="baseline"/>
        <w:rPr>
          <w:rFonts w:ascii="Century Gothic" w:hAnsi="Century Gothic"/>
        </w:rPr>
      </w:pPr>
      <w:r w:rsidRPr="00F14E97">
        <w:rPr>
          <w:rFonts w:ascii="Century Gothic" w:eastAsia="Times New Roman" w:hAnsi="Century Gothic" w:cs="Segoe UI"/>
          <w:noProof/>
          <w:lang w:eastAsia="es-CO"/>
        </w:rPr>
        <w:drawing>
          <wp:inline distT="0" distB="0" distL="0" distR="0" wp14:anchorId="02DF67B4" wp14:editId="4F9A134C">
            <wp:extent cx="5419725" cy="3211032"/>
            <wp:effectExtent l="57150" t="19050" r="47625" b="10414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E5A43D" w14:textId="77777777" w:rsidR="004105D8" w:rsidRPr="00F14E97" w:rsidRDefault="00425525" w:rsidP="00F14E97">
      <w:pPr>
        <w:pStyle w:val="Descripcin"/>
        <w:jc w:val="center"/>
        <w:rPr>
          <w:rFonts w:ascii="Century Gothic" w:hAnsi="Century Gothic"/>
          <w:i w:val="0"/>
          <w:sz w:val="22"/>
          <w:szCs w:val="22"/>
        </w:rPr>
      </w:pPr>
      <w:bookmarkStart w:id="25" w:name="_Toc448415476"/>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6</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Aporte Información de fuentes Modulo</w:t>
      </w:r>
      <w:r w:rsidR="00530577" w:rsidRPr="00F14E97">
        <w:rPr>
          <w:rFonts w:ascii="Century Gothic" w:hAnsi="Century Gothic"/>
          <w:i w:val="0"/>
          <w:color w:val="auto"/>
          <w:sz w:val="22"/>
          <w:szCs w:val="22"/>
        </w:rPr>
        <w:t xml:space="preserve"> Educación</w:t>
      </w:r>
      <w:bookmarkEnd w:id="25"/>
      <w:r w:rsidR="00530577" w:rsidRPr="00F14E97">
        <w:rPr>
          <w:rFonts w:ascii="Century Gothic" w:hAnsi="Century Gothic"/>
          <w:i w:val="0"/>
          <w:color w:val="auto"/>
          <w:sz w:val="22"/>
          <w:szCs w:val="22"/>
        </w:rPr>
        <w:t>.</w:t>
      </w:r>
    </w:p>
    <w:p w14:paraId="5FDA8329" w14:textId="77777777" w:rsidR="00A00502" w:rsidRPr="00F14E97" w:rsidRDefault="00DF34D5"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 xml:space="preserve"> </w:t>
      </w:r>
    </w:p>
    <w:p w14:paraId="5CE6B547" w14:textId="77777777" w:rsidR="00A00502" w:rsidRPr="008E19E0" w:rsidRDefault="00A00502" w:rsidP="008E19E0">
      <w:pPr>
        <w:pStyle w:val="Prrafodelista"/>
        <w:numPr>
          <w:ilvl w:val="0"/>
          <w:numId w:val="13"/>
        </w:numPr>
        <w:spacing w:after="0" w:line="240" w:lineRule="auto"/>
        <w:jc w:val="both"/>
        <w:textAlignment w:val="baseline"/>
        <w:rPr>
          <w:rFonts w:ascii="Century Gothic" w:eastAsia="Times New Roman" w:hAnsi="Century Gothic" w:cs="Segoe UI"/>
          <w:lang w:eastAsia="es-CO"/>
        </w:rPr>
      </w:pPr>
      <w:r w:rsidRPr="008E19E0">
        <w:rPr>
          <w:rFonts w:ascii="Century Gothic" w:eastAsia="Times New Roman" w:hAnsi="Century Gothic" w:cs="Segoe UI"/>
          <w:lang w:eastAsia="es-CO"/>
        </w:rPr>
        <w:t xml:space="preserve">Gráfica para  </w:t>
      </w:r>
      <w:r w:rsidRPr="008E19E0">
        <w:rPr>
          <w:rFonts w:ascii="Century Gothic" w:eastAsia="Times New Roman" w:hAnsi="Century Gothic" w:cs="Segoe UI"/>
          <w:b/>
          <w:bCs/>
          <w:lang w:eastAsia="es-CO"/>
        </w:rPr>
        <w:t xml:space="preserve">Módulo de Medio Ambiente </w:t>
      </w:r>
      <w:r w:rsidR="00BE34BB" w:rsidRPr="008E19E0">
        <w:rPr>
          <w:rFonts w:ascii="Century Gothic" w:eastAsia="Times New Roman" w:hAnsi="Century Gothic" w:cs="Segoe UI"/>
          <w:lang w:eastAsia="es-CO"/>
        </w:rPr>
        <w:t xml:space="preserve">con </w:t>
      </w:r>
      <w:r w:rsidRPr="008E19E0">
        <w:rPr>
          <w:rFonts w:ascii="Century Gothic" w:eastAsia="Times New Roman" w:hAnsi="Century Gothic" w:cs="Segoe UI"/>
          <w:lang w:eastAsia="es-CO"/>
        </w:rPr>
        <w:t>información encontrada por cada una de las fuentes de información investigadas:</w:t>
      </w:r>
    </w:p>
    <w:p w14:paraId="19C54886" w14:textId="77777777" w:rsidR="00A00502" w:rsidRPr="00F14E97" w:rsidRDefault="00A00502" w:rsidP="00F14E97">
      <w:pPr>
        <w:spacing w:after="0" w:line="240" w:lineRule="auto"/>
        <w:jc w:val="both"/>
        <w:textAlignment w:val="baseline"/>
        <w:rPr>
          <w:rFonts w:ascii="Century Gothic" w:eastAsia="Times New Roman" w:hAnsi="Century Gothic" w:cs="Segoe UI"/>
          <w:lang w:eastAsia="es-CO"/>
        </w:rPr>
      </w:pPr>
    </w:p>
    <w:p w14:paraId="407C0D74" w14:textId="77777777" w:rsidR="00347496" w:rsidRPr="00F14E97" w:rsidRDefault="00A00502" w:rsidP="00D64C02">
      <w:pPr>
        <w:keepNext/>
        <w:spacing w:after="0" w:line="240" w:lineRule="auto"/>
        <w:jc w:val="center"/>
        <w:textAlignment w:val="baseline"/>
        <w:rPr>
          <w:rFonts w:ascii="Century Gothic" w:hAnsi="Century Gothic"/>
        </w:rPr>
      </w:pPr>
      <w:r w:rsidRPr="00F14E97">
        <w:rPr>
          <w:rFonts w:ascii="Century Gothic" w:eastAsia="Times New Roman" w:hAnsi="Century Gothic" w:cs="Segoe UI"/>
          <w:noProof/>
          <w:lang w:eastAsia="es-CO"/>
        </w:rPr>
        <w:drawing>
          <wp:inline distT="0" distB="0" distL="0" distR="0" wp14:anchorId="64E31936" wp14:editId="774B0BD9">
            <wp:extent cx="5553075" cy="2943225"/>
            <wp:effectExtent l="57150" t="19050" r="47625" b="8572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21CEDA2" w14:textId="77777777" w:rsidR="00A00502" w:rsidRPr="00F14E97" w:rsidRDefault="00347496" w:rsidP="00F14E97">
      <w:pPr>
        <w:pStyle w:val="Descripcin"/>
        <w:jc w:val="center"/>
        <w:rPr>
          <w:rFonts w:ascii="Century Gothic" w:eastAsia="Times New Roman" w:hAnsi="Century Gothic" w:cs="Segoe UI"/>
          <w:i w:val="0"/>
          <w:color w:val="auto"/>
          <w:sz w:val="22"/>
          <w:szCs w:val="22"/>
          <w:lang w:eastAsia="es-CO"/>
        </w:rPr>
      </w:pPr>
      <w:bookmarkStart w:id="26" w:name="_Toc448415477"/>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7</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Aporte información de fuentes Modulo Medio Ambiente.</w:t>
      </w:r>
      <w:bookmarkEnd w:id="26"/>
    </w:p>
    <w:p w14:paraId="5AD55F87" w14:textId="77777777" w:rsidR="00A00502" w:rsidRPr="00F14E97" w:rsidRDefault="00A00502" w:rsidP="00F14E97">
      <w:pPr>
        <w:spacing w:after="0" w:line="240" w:lineRule="auto"/>
        <w:jc w:val="both"/>
        <w:textAlignment w:val="baseline"/>
        <w:rPr>
          <w:rFonts w:ascii="Century Gothic" w:eastAsia="Times New Roman" w:hAnsi="Century Gothic" w:cs="Segoe UI"/>
          <w:lang w:eastAsia="es-CO"/>
        </w:rPr>
      </w:pPr>
    </w:p>
    <w:p w14:paraId="46BEABAA" w14:textId="77777777" w:rsidR="00A00502" w:rsidRPr="00D64C02" w:rsidRDefault="00A00502" w:rsidP="00D64C02">
      <w:pPr>
        <w:pStyle w:val="Prrafodelista"/>
        <w:numPr>
          <w:ilvl w:val="0"/>
          <w:numId w:val="13"/>
        </w:numPr>
        <w:spacing w:after="0" w:line="240" w:lineRule="auto"/>
        <w:jc w:val="both"/>
        <w:textAlignment w:val="baseline"/>
        <w:rPr>
          <w:rFonts w:ascii="Century Gothic" w:eastAsia="Times New Roman" w:hAnsi="Century Gothic" w:cs="Segoe UI"/>
          <w:lang w:eastAsia="es-CO"/>
        </w:rPr>
      </w:pPr>
      <w:r w:rsidRPr="00D64C02">
        <w:rPr>
          <w:rFonts w:ascii="Century Gothic" w:eastAsia="Times New Roman" w:hAnsi="Century Gothic" w:cs="Segoe UI"/>
          <w:lang w:eastAsia="es-CO"/>
        </w:rPr>
        <w:t xml:space="preserve">Gráfica para el </w:t>
      </w:r>
      <w:r w:rsidRPr="00D64C02">
        <w:rPr>
          <w:rFonts w:ascii="Century Gothic" w:eastAsia="Times New Roman" w:hAnsi="Century Gothic" w:cs="Segoe UI"/>
          <w:b/>
          <w:bCs/>
          <w:lang w:eastAsia="es-CO"/>
        </w:rPr>
        <w:t xml:space="preserve">Módulo de Otros Servicios </w:t>
      </w:r>
      <w:r w:rsidR="00BE34BB" w:rsidRPr="00D64C02">
        <w:rPr>
          <w:rFonts w:ascii="Century Gothic" w:eastAsia="Times New Roman" w:hAnsi="Century Gothic" w:cs="Segoe UI"/>
          <w:lang w:eastAsia="es-CO"/>
        </w:rPr>
        <w:t>con</w:t>
      </w:r>
      <w:r w:rsidRPr="00D64C02">
        <w:rPr>
          <w:rFonts w:ascii="Century Gothic" w:eastAsia="Times New Roman" w:hAnsi="Century Gothic" w:cs="Segoe UI"/>
          <w:lang w:eastAsia="es-CO"/>
        </w:rPr>
        <w:t xml:space="preserve"> información encontrada por cada una de las fuentes de información investigadas:</w:t>
      </w:r>
    </w:p>
    <w:p w14:paraId="1BCC68A2" w14:textId="77777777" w:rsidR="00A00502" w:rsidRPr="00F14E97" w:rsidRDefault="00A00502" w:rsidP="00F14E97">
      <w:pPr>
        <w:spacing w:after="0" w:line="240" w:lineRule="auto"/>
        <w:jc w:val="both"/>
        <w:textAlignment w:val="baseline"/>
        <w:rPr>
          <w:rFonts w:ascii="Century Gothic" w:eastAsia="Times New Roman" w:hAnsi="Century Gothic" w:cs="Segoe UI"/>
          <w:lang w:eastAsia="es-CO"/>
        </w:rPr>
      </w:pPr>
    </w:p>
    <w:p w14:paraId="0BD6DA75" w14:textId="77777777" w:rsidR="00347496" w:rsidRPr="00F14E97" w:rsidRDefault="00A00502" w:rsidP="00F14E97">
      <w:pPr>
        <w:keepNext/>
        <w:spacing w:after="0" w:line="240" w:lineRule="auto"/>
        <w:jc w:val="both"/>
        <w:textAlignment w:val="baseline"/>
        <w:rPr>
          <w:rFonts w:ascii="Century Gothic" w:hAnsi="Century Gothic"/>
        </w:rPr>
      </w:pPr>
      <w:r w:rsidRPr="00F14E97">
        <w:rPr>
          <w:rFonts w:ascii="Century Gothic" w:eastAsia="Times New Roman" w:hAnsi="Century Gothic" w:cs="Segoe UI"/>
          <w:noProof/>
          <w:lang w:eastAsia="es-CO"/>
        </w:rPr>
        <w:drawing>
          <wp:inline distT="0" distB="0" distL="0" distR="0" wp14:anchorId="15127EDE" wp14:editId="0199C805">
            <wp:extent cx="5534025" cy="3295650"/>
            <wp:effectExtent l="57150" t="19050" r="47625" b="9525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C87788B" w14:textId="77777777" w:rsidR="00FC61DF" w:rsidRPr="00F14E97" w:rsidRDefault="00347496" w:rsidP="00F14E97">
      <w:pPr>
        <w:pStyle w:val="Descripcin"/>
        <w:jc w:val="center"/>
        <w:rPr>
          <w:rFonts w:ascii="Century Gothic" w:eastAsia="Times New Roman" w:hAnsi="Century Gothic" w:cs="Segoe UI"/>
          <w:i w:val="0"/>
          <w:color w:val="auto"/>
          <w:sz w:val="22"/>
          <w:szCs w:val="22"/>
          <w:lang w:eastAsia="es-CO"/>
        </w:rPr>
      </w:pPr>
      <w:bookmarkStart w:id="27" w:name="_Toc448415478"/>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8</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Aporte Información de fuentes por Modulo Otros Servicios.</w:t>
      </w:r>
      <w:bookmarkEnd w:id="27"/>
    </w:p>
    <w:p w14:paraId="042855A0" w14:textId="77777777" w:rsidR="00D63DE6" w:rsidRPr="008E19E0" w:rsidRDefault="00797612" w:rsidP="00083B4B">
      <w:pPr>
        <w:pStyle w:val="Prrafodelista"/>
        <w:numPr>
          <w:ilvl w:val="0"/>
          <w:numId w:val="6"/>
        </w:numPr>
        <w:jc w:val="center"/>
        <w:outlineLvl w:val="0"/>
        <w:rPr>
          <w:rFonts w:ascii="Century Gothic" w:eastAsia="Times New Roman" w:hAnsi="Century Gothic"/>
          <w:b/>
          <w:lang w:eastAsia="es-CO"/>
        </w:rPr>
      </w:pPr>
      <w:r w:rsidRPr="008E19E0">
        <w:rPr>
          <w:rFonts w:ascii="Century Gothic" w:eastAsia="Times New Roman" w:hAnsi="Century Gothic" w:cs="Segoe UI"/>
          <w:b/>
          <w:bCs/>
          <w:lang w:eastAsia="es-CO"/>
        </w:rPr>
        <w:br w:type="page"/>
      </w:r>
      <w:bookmarkStart w:id="28" w:name="_Toc448483845"/>
      <w:r w:rsidR="00D63DE6" w:rsidRPr="008E19E0">
        <w:rPr>
          <w:rFonts w:ascii="Century Gothic" w:eastAsia="Times New Roman" w:hAnsi="Century Gothic"/>
          <w:b/>
          <w:lang w:eastAsia="es-CO"/>
        </w:rPr>
        <w:t>MÓDULOS TIPO</w:t>
      </w:r>
      <w:bookmarkEnd w:id="28"/>
    </w:p>
    <w:p w14:paraId="1A698889" w14:textId="77777777" w:rsidR="00797612" w:rsidRPr="00F14E97" w:rsidRDefault="00797612" w:rsidP="00F14E97">
      <w:pPr>
        <w:ind w:left="360"/>
        <w:jc w:val="both"/>
        <w:rPr>
          <w:rFonts w:ascii="Century Gothic" w:eastAsia="Times New Roman" w:hAnsi="Century Gothic" w:cs="Segoe UI"/>
          <w:bCs/>
          <w:lang w:eastAsia="es-CO"/>
        </w:rPr>
      </w:pPr>
      <w:r w:rsidRPr="00F14E97">
        <w:rPr>
          <w:rFonts w:ascii="Century Gothic" w:eastAsia="Times New Roman" w:hAnsi="Century Gothic" w:cs="Segoe UI"/>
          <w:bCs/>
          <w:lang w:eastAsia="es-CO"/>
        </w:rPr>
        <w:t xml:space="preserve">La solución de Smart Cities se estructurará de manera tal que tenga un modelo jerárquico que </w:t>
      </w:r>
      <w:r w:rsidR="00407949" w:rsidRPr="00F14E97">
        <w:rPr>
          <w:rFonts w:ascii="Century Gothic" w:eastAsia="Times New Roman" w:hAnsi="Century Gothic" w:cs="Segoe UI"/>
          <w:bCs/>
          <w:lang w:eastAsia="es-CO"/>
        </w:rPr>
        <w:t xml:space="preserve">la </w:t>
      </w:r>
      <w:r w:rsidRPr="00F14E97">
        <w:rPr>
          <w:rFonts w:ascii="Century Gothic" w:eastAsia="Times New Roman" w:hAnsi="Century Gothic" w:cs="Segoe UI"/>
          <w:bCs/>
          <w:lang w:eastAsia="es-CO"/>
        </w:rPr>
        <w:t>apoye en su desarrollo y de para los usuarios de la misma un entendimiento claro de su conformación</w:t>
      </w:r>
      <w:r w:rsidR="00407949" w:rsidRPr="00F14E97">
        <w:rPr>
          <w:rFonts w:ascii="Century Gothic" w:eastAsia="Times New Roman" w:hAnsi="Century Gothic" w:cs="Segoe UI"/>
          <w:bCs/>
          <w:lang w:eastAsia="es-CO"/>
        </w:rPr>
        <w:t>. En este orden de ideas, la solución estará estructurada de la siguiente forma:</w:t>
      </w:r>
    </w:p>
    <w:p w14:paraId="5DA7A617" w14:textId="77777777" w:rsidR="00083B4B" w:rsidRDefault="008502D6" w:rsidP="00083B4B">
      <w:pPr>
        <w:pStyle w:val="Prrafodelista"/>
        <w:numPr>
          <w:ilvl w:val="1"/>
          <w:numId w:val="6"/>
        </w:numPr>
        <w:jc w:val="both"/>
        <w:outlineLvl w:val="1"/>
        <w:rPr>
          <w:rFonts w:ascii="Century Gothic" w:eastAsia="Times New Roman" w:hAnsi="Century Gothic" w:cs="Segoe UI"/>
          <w:bCs/>
          <w:lang w:eastAsia="es-CO"/>
        </w:rPr>
      </w:pPr>
      <w:bookmarkStart w:id="29" w:name="_Toc448483846"/>
      <w:r w:rsidRPr="00D64C02">
        <w:rPr>
          <w:rFonts w:ascii="Century Gothic" w:eastAsia="Times New Roman" w:hAnsi="Century Gothic" w:cs="Segoe UI"/>
          <w:b/>
          <w:bCs/>
          <w:lang w:eastAsia="es-CO"/>
        </w:rPr>
        <w:t>Primer Nivel</w:t>
      </w:r>
      <w:r w:rsidRPr="00D64C02">
        <w:rPr>
          <w:rFonts w:ascii="Century Gothic" w:eastAsia="Times New Roman" w:hAnsi="Century Gothic" w:cs="Segoe UI"/>
          <w:bCs/>
          <w:lang w:eastAsia="es-CO"/>
        </w:rPr>
        <w:t>.</w:t>
      </w:r>
      <w:bookmarkEnd w:id="29"/>
      <w:r w:rsidRPr="00D64C02">
        <w:rPr>
          <w:rFonts w:ascii="Century Gothic" w:eastAsia="Times New Roman" w:hAnsi="Century Gothic" w:cs="Segoe UI"/>
          <w:bCs/>
          <w:lang w:eastAsia="es-CO"/>
        </w:rPr>
        <w:t xml:space="preserve"> </w:t>
      </w:r>
    </w:p>
    <w:p w14:paraId="039BB4A6" w14:textId="77777777" w:rsidR="008502D6" w:rsidRPr="00D64C02" w:rsidRDefault="008502D6" w:rsidP="00083B4B">
      <w:pPr>
        <w:pStyle w:val="Prrafodelista"/>
        <w:ind w:left="999"/>
        <w:jc w:val="both"/>
        <w:rPr>
          <w:rFonts w:ascii="Century Gothic" w:eastAsia="Times New Roman" w:hAnsi="Century Gothic" w:cs="Segoe UI"/>
          <w:bCs/>
          <w:lang w:eastAsia="es-CO"/>
        </w:rPr>
      </w:pPr>
      <w:r w:rsidRPr="00D64C02">
        <w:rPr>
          <w:rFonts w:ascii="Century Gothic" w:eastAsia="Times New Roman" w:hAnsi="Century Gothic" w:cs="Segoe UI"/>
          <w:bCs/>
          <w:lang w:eastAsia="es-CO"/>
        </w:rPr>
        <w:t>Corresponde a los módulos o verticales por los cuales estará conformada la solución. Dichos módulos contendrán las funcionalidades o servicios que a través de éstos se puedan prestar por parte de las entidades públicas</w:t>
      </w:r>
      <w:r w:rsidR="00D64C02">
        <w:rPr>
          <w:rFonts w:ascii="Century Gothic" w:eastAsia="Times New Roman" w:hAnsi="Century Gothic" w:cs="Segoe UI"/>
          <w:bCs/>
          <w:lang w:eastAsia="es-CO"/>
        </w:rPr>
        <w:t>.</w:t>
      </w:r>
    </w:p>
    <w:p w14:paraId="076DF430" w14:textId="77777777" w:rsidR="009005AC" w:rsidRPr="00F14E97" w:rsidRDefault="008502D6" w:rsidP="00F14E97">
      <w:pPr>
        <w:keepNext/>
        <w:ind w:left="360"/>
        <w:jc w:val="center"/>
        <w:rPr>
          <w:rFonts w:ascii="Century Gothic" w:hAnsi="Century Gothic"/>
        </w:rPr>
      </w:pPr>
      <w:r w:rsidRPr="00F14E97">
        <w:rPr>
          <w:rFonts w:ascii="Century Gothic" w:hAnsi="Century Gothic"/>
          <w:noProof/>
          <w:lang w:eastAsia="es-CO"/>
        </w:rPr>
        <w:drawing>
          <wp:inline distT="0" distB="0" distL="0" distR="0" wp14:anchorId="039B123B" wp14:editId="6F170D91">
            <wp:extent cx="4018280" cy="2279176"/>
            <wp:effectExtent l="0" t="0" r="127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7704" cy="2284521"/>
                    </a:xfrm>
                    <a:prstGeom prst="rect">
                      <a:avLst/>
                    </a:prstGeom>
                    <a:noFill/>
                    <a:ln>
                      <a:noFill/>
                    </a:ln>
                  </pic:spPr>
                </pic:pic>
              </a:graphicData>
            </a:graphic>
          </wp:inline>
        </w:drawing>
      </w:r>
    </w:p>
    <w:p w14:paraId="203D8B8A" w14:textId="77777777" w:rsidR="008502D6" w:rsidRPr="00D64C02" w:rsidRDefault="009005AC" w:rsidP="00D64C02">
      <w:pPr>
        <w:pStyle w:val="Descripcin"/>
        <w:jc w:val="center"/>
        <w:rPr>
          <w:rFonts w:ascii="Century Gothic" w:hAnsi="Century Gothic"/>
          <w:i w:val="0"/>
          <w:color w:val="auto"/>
          <w:sz w:val="22"/>
          <w:szCs w:val="22"/>
        </w:rPr>
      </w:pPr>
      <w:bookmarkStart w:id="30" w:name="_Toc448473957"/>
      <w:r w:rsidRPr="00F14E97">
        <w:rPr>
          <w:rFonts w:ascii="Century Gothic" w:hAnsi="Century Gothic"/>
          <w:i w:val="0"/>
          <w:color w:val="auto"/>
          <w:sz w:val="22"/>
          <w:szCs w:val="22"/>
        </w:rPr>
        <w:t xml:space="preserve">Imagen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Imagen \* ARABIC </w:instrText>
      </w:r>
      <w:r w:rsidRPr="00F14E97">
        <w:rPr>
          <w:rFonts w:ascii="Century Gothic" w:hAnsi="Century Gothic"/>
          <w:i w:val="0"/>
          <w:color w:val="auto"/>
          <w:sz w:val="22"/>
          <w:szCs w:val="22"/>
        </w:rPr>
        <w:fldChar w:fldCharType="separate"/>
      </w:r>
      <w:r w:rsidR="00BB6D44" w:rsidRPr="00F14E97">
        <w:rPr>
          <w:rFonts w:ascii="Century Gothic" w:hAnsi="Century Gothic"/>
          <w:i w:val="0"/>
          <w:noProof/>
          <w:color w:val="auto"/>
          <w:sz w:val="22"/>
          <w:szCs w:val="22"/>
        </w:rPr>
        <w:t>2</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Módulos Tipo.</w:t>
      </w:r>
      <w:bookmarkEnd w:id="30"/>
    </w:p>
    <w:p w14:paraId="741EE627" w14:textId="77777777" w:rsidR="00083B4B" w:rsidRPr="00083B4B" w:rsidRDefault="008502D6" w:rsidP="00083B4B">
      <w:pPr>
        <w:pStyle w:val="Prrafodelista"/>
        <w:numPr>
          <w:ilvl w:val="1"/>
          <w:numId w:val="6"/>
        </w:numPr>
        <w:jc w:val="both"/>
        <w:outlineLvl w:val="1"/>
        <w:rPr>
          <w:rFonts w:ascii="Century Gothic" w:eastAsia="Times New Roman" w:hAnsi="Century Gothic" w:cs="Segoe UI"/>
          <w:bCs/>
          <w:lang w:eastAsia="es-CO"/>
        </w:rPr>
      </w:pPr>
      <w:bookmarkStart w:id="31" w:name="_Toc448483847"/>
      <w:r w:rsidRPr="00D64C02">
        <w:rPr>
          <w:rFonts w:ascii="Century Gothic" w:eastAsia="Times New Roman" w:hAnsi="Century Gothic" w:cs="Segoe UI"/>
          <w:b/>
          <w:bCs/>
          <w:lang w:eastAsia="es-CO"/>
        </w:rPr>
        <w:t>Segundo</w:t>
      </w:r>
      <w:r w:rsidRPr="00D64C02">
        <w:rPr>
          <w:rFonts w:ascii="Century Gothic" w:hAnsi="Century Gothic"/>
          <w:b/>
          <w:lang w:eastAsia="es-CO"/>
        </w:rPr>
        <w:t xml:space="preserve"> Nivel</w:t>
      </w:r>
      <w:r w:rsidRPr="00D64C02">
        <w:rPr>
          <w:rFonts w:ascii="Century Gothic" w:hAnsi="Century Gothic"/>
          <w:lang w:eastAsia="es-CO"/>
        </w:rPr>
        <w:t>.</w:t>
      </w:r>
      <w:bookmarkEnd w:id="31"/>
      <w:r w:rsidRPr="00D64C02">
        <w:rPr>
          <w:rFonts w:ascii="Century Gothic" w:hAnsi="Century Gothic"/>
          <w:lang w:eastAsia="es-CO"/>
        </w:rPr>
        <w:t xml:space="preserve"> </w:t>
      </w:r>
    </w:p>
    <w:p w14:paraId="607048C6" w14:textId="77777777" w:rsidR="006B315D" w:rsidRPr="00D64C02" w:rsidRDefault="008502D6" w:rsidP="00083B4B">
      <w:pPr>
        <w:pStyle w:val="Prrafodelista"/>
        <w:ind w:left="999"/>
        <w:jc w:val="both"/>
        <w:rPr>
          <w:rFonts w:ascii="Century Gothic" w:eastAsia="Times New Roman" w:hAnsi="Century Gothic" w:cs="Segoe UI"/>
          <w:bCs/>
          <w:lang w:eastAsia="es-CO"/>
        </w:rPr>
      </w:pPr>
      <w:r w:rsidRPr="00D64C02">
        <w:rPr>
          <w:rFonts w:ascii="Century Gothic" w:hAnsi="Century Gothic"/>
          <w:lang w:eastAsia="es-CO"/>
        </w:rPr>
        <w:t xml:space="preserve">Corresponde a </w:t>
      </w:r>
      <w:r w:rsidRPr="00D64C02">
        <w:rPr>
          <w:rFonts w:ascii="Century Gothic" w:eastAsia="Times New Roman" w:hAnsi="Century Gothic" w:cs="Segoe UI"/>
          <w:bCs/>
          <w:lang w:eastAsia="es-CO"/>
        </w:rPr>
        <w:t>las funcionalidades o servicios que tendrán cada uno de los módulos de la solución</w:t>
      </w:r>
      <w:r w:rsidRPr="00D64C02">
        <w:rPr>
          <w:rFonts w:ascii="Century Gothic" w:hAnsi="Century Gothic"/>
          <w:lang w:eastAsia="es-CO"/>
        </w:rPr>
        <w:t>. Dich</w:t>
      </w:r>
      <w:r w:rsidRPr="00D64C02">
        <w:rPr>
          <w:rFonts w:ascii="Century Gothic" w:eastAsia="Times New Roman" w:hAnsi="Century Gothic" w:cs="Segoe UI"/>
          <w:bCs/>
          <w:lang w:eastAsia="es-CO"/>
        </w:rPr>
        <w:t>as funcionalidades serán la base para determinar los procesos asociados de forma funcional y la tecnología a utilizar en cada uno de ellos.</w:t>
      </w:r>
    </w:p>
    <w:p w14:paraId="4EA4AF44" w14:textId="77777777" w:rsidR="00F14E97" w:rsidRPr="00F14E97" w:rsidRDefault="008502D6" w:rsidP="00D64C02">
      <w:pPr>
        <w:keepNext/>
        <w:ind w:left="360"/>
        <w:jc w:val="center"/>
        <w:rPr>
          <w:rFonts w:ascii="Century Gothic" w:hAnsi="Century Gothic"/>
        </w:rPr>
      </w:pPr>
      <w:r w:rsidRPr="00F14E97">
        <w:rPr>
          <w:rFonts w:ascii="Century Gothic" w:hAnsi="Century Gothic"/>
          <w:noProof/>
          <w:lang w:eastAsia="es-CO"/>
        </w:rPr>
        <w:drawing>
          <wp:inline distT="0" distB="0" distL="0" distR="0" wp14:anchorId="6270587C" wp14:editId="0AFF81B7">
            <wp:extent cx="5322257" cy="19243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5720" cy="1925587"/>
                    </a:xfrm>
                    <a:prstGeom prst="rect">
                      <a:avLst/>
                    </a:prstGeom>
                    <a:noFill/>
                    <a:ln>
                      <a:noFill/>
                    </a:ln>
                  </pic:spPr>
                </pic:pic>
              </a:graphicData>
            </a:graphic>
          </wp:inline>
        </w:drawing>
      </w:r>
    </w:p>
    <w:p w14:paraId="1EE4ADA7" w14:textId="77777777" w:rsidR="008502D6" w:rsidRPr="00F14E97" w:rsidRDefault="006B315D" w:rsidP="00F14E97">
      <w:pPr>
        <w:pStyle w:val="Descripcin"/>
        <w:jc w:val="center"/>
        <w:rPr>
          <w:rFonts w:ascii="Century Gothic" w:eastAsia="Times New Roman" w:hAnsi="Century Gothic" w:cs="Segoe UI"/>
          <w:bCs/>
          <w:sz w:val="22"/>
          <w:szCs w:val="22"/>
          <w:lang w:eastAsia="es-CO"/>
        </w:rPr>
      </w:pPr>
      <w:bookmarkStart w:id="32" w:name="_Toc448473958"/>
      <w:r w:rsidRPr="00F14E97">
        <w:rPr>
          <w:rFonts w:ascii="Century Gothic" w:hAnsi="Century Gothic"/>
          <w:i w:val="0"/>
          <w:color w:val="auto"/>
          <w:sz w:val="22"/>
          <w:szCs w:val="22"/>
        </w:rPr>
        <w:t xml:space="preserve">Imagen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Imagen \* ARABIC </w:instrText>
      </w:r>
      <w:r w:rsidRPr="00F14E97">
        <w:rPr>
          <w:rFonts w:ascii="Century Gothic" w:hAnsi="Century Gothic"/>
          <w:i w:val="0"/>
          <w:color w:val="auto"/>
          <w:sz w:val="22"/>
          <w:szCs w:val="22"/>
        </w:rPr>
        <w:fldChar w:fldCharType="separate"/>
      </w:r>
      <w:r w:rsidR="00BB6D44" w:rsidRPr="00F14E97">
        <w:rPr>
          <w:rFonts w:ascii="Century Gothic" w:hAnsi="Century Gothic"/>
          <w:i w:val="0"/>
          <w:noProof/>
          <w:color w:val="auto"/>
          <w:sz w:val="22"/>
          <w:szCs w:val="22"/>
        </w:rPr>
        <w:t>3</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Módulos Tipo Segundo Nivel</w:t>
      </w:r>
      <w:r w:rsidRPr="00F14E97">
        <w:rPr>
          <w:rFonts w:ascii="Century Gothic" w:hAnsi="Century Gothic"/>
          <w:sz w:val="22"/>
          <w:szCs w:val="22"/>
        </w:rPr>
        <w:t>.</w:t>
      </w:r>
      <w:bookmarkEnd w:id="32"/>
    </w:p>
    <w:p w14:paraId="45E6B35D" w14:textId="77777777" w:rsidR="008502D6" w:rsidRPr="00F14E97" w:rsidRDefault="008502D6" w:rsidP="00F14E97">
      <w:pPr>
        <w:ind w:left="360"/>
        <w:jc w:val="both"/>
        <w:rPr>
          <w:rFonts w:ascii="Century Gothic" w:eastAsia="Times New Roman" w:hAnsi="Century Gothic" w:cs="Segoe UI"/>
          <w:bCs/>
          <w:lang w:eastAsia="es-CO"/>
        </w:rPr>
      </w:pPr>
    </w:p>
    <w:p w14:paraId="3E7BCC81" w14:textId="62666044" w:rsidR="00797612" w:rsidRPr="00D64C02" w:rsidRDefault="00797612" w:rsidP="00D64C02">
      <w:pPr>
        <w:ind w:left="360"/>
        <w:jc w:val="both"/>
        <w:rPr>
          <w:rFonts w:ascii="Century Gothic" w:eastAsia="Times New Roman" w:hAnsi="Century Gothic" w:cs="Segoe UI"/>
          <w:b/>
          <w:bCs/>
          <w:lang w:eastAsia="es-CO"/>
        </w:rPr>
      </w:pPr>
      <w:r w:rsidRPr="00F14E97">
        <w:rPr>
          <w:rFonts w:ascii="Century Gothic" w:eastAsia="Times New Roman" w:hAnsi="Century Gothic" w:cs="Segoe UI"/>
          <w:bCs/>
          <w:lang w:eastAsia="es-CO"/>
        </w:rPr>
        <w:t xml:space="preserve">Para organizar y consolidar toda la información investigada, se elaboró una matriz </w:t>
      </w:r>
      <w:r w:rsidR="00A42508" w:rsidRPr="00F14E97">
        <w:rPr>
          <w:rFonts w:ascii="Century Gothic" w:eastAsia="Times New Roman" w:hAnsi="Century Gothic" w:cs="Segoe UI"/>
          <w:bCs/>
          <w:lang w:eastAsia="es-CO"/>
        </w:rPr>
        <w:t>denominada “</w:t>
      </w:r>
      <w:r w:rsidR="00A42508" w:rsidRPr="00F14E97">
        <w:rPr>
          <w:rFonts w:ascii="Century Gothic" w:eastAsia="Times New Roman" w:hAnsi="Century Gothic" w:cs="Segoe UI"/>
          <w:i/>
          <w:iCs/>
          <w:lang w:eastAsia="es-CO"/>
        </w:rPr>
        <w:t>Matriz de Investigación Smart City</w:t>
      </w:r>
      <w:r w:rsidR="00A42508" w:rsidRPr="00F14E97">
        <w:rPr>
          <w:rFonts w:ascii="Century Gothic" w:eastAsia="Times New Roman" w:hAnsi="Century Gothic" w:cs="Segoe UI"/>
          <w:bCs/>
          <w:lang w:eastAsia="es-CO"/>
        </w:rPr>
        <w:t xml:space="preserve">” </w:t>
      </w:r>
      <w:r w:rsidRPr="00F14E97">
        <w:rPr>
          <w:rFonts w:ascii="Century Gothic" w:eastAsia="Times New Roman" w:hAnsi="Century Gothic" w:cs="Segoe UI"/>
          <w:bCs/>
          <w:lang w:eastAsia="es-CO"/>
        </w:rPr>
        <w:t xml:space="preserve">que permitiera condensar y realizar todo tipo de análisis de la información. Dicha matriz está </w:t>
      </w:r>
      <w:r w:rsidR="00A42508" w:rsidRPr="00F14E97">
        <w:rPr>
          <w:rFonts w:ascii="Century Gothic" w:eastAsia="Times New Roman" w:hAnsi="Century Gothic" w:cs="Segoe UI"/>
          <w:bCs/>
          <w:lang w:eastAsia="es-CO"/>
        </w:rPr>
        <w:t>conformada</w:t>
      </w:r>
      <w:r w:rsidRPr="00F14E97">
        <w:rPr>
          <w:rFonts w:ascii="Century Gothic" w:eastAsia="Times New Roman" w:hAnsi="Century Gothic" w:cs="Segoe UI"/>
          <w:bCs/>
          <w:lang w:eastAsia="es-CO"/>
        </w:rPr>
        <w:t xml:space="preserve"> </w:t>
      </w:r>
      <w:r w:rsidR="00A42508" w:rsidRPr="00F14E97">
        <w:rPr>
          <w:rFonts w:ascii="Century Gothic" w:eastAsia="Times New Roman" w:hAnsi="Century Gothic" w:cs="Segoe UI"/>
          <w:bCs/>
          <w:lang w:eastAsia="es-CO"/>
        </w:rPr>
        <w:t>por</w:t>
      </w:r>
      <w:r w:rsidRPr="00F14E97">
        <w:rPr>
          <w:rFonts w:ascii="Century Gothic" w:eastAsia="Times New Roman" w:hAnsi="Century Gothic" w:cs="Segoe UI"/>
          <w:bCs/>
          <w:lang w:eastAsia="es-CO"/>
        </w:rPr>
        <w:t xml:space="preserve"> las siguientes partes:</w:t>
      </w:r>
    </w:p>
    <w:p w14:paraId="2E6142E9" w14:textId="77777777" w:rsidR="00083B4B" w:rsidRPr="00E87A60" w:rsidRDefault="00367A5E" w:rsidP="00083B4B">
      <w:pPr>
        <w:pStyle w:val="Prrafodelista"/>
        <w:numPr>
          <w:ilvl w:val="2"/>
          <w:numId w:val="6"/>
        </w:numPr>
        <w:jc w:val="both"/>
        <w:outlineLvl w:val="2"/>
        <w:rPr>
          <w:rFonts w:ascii="Century Gothic" w:hAnsi="Century Gothic"/>
          <w:b/>
          <w:lang w:eastAsia="es-CO"/>
        </w:rPr>
      </w:pPr>
      <w:bookmarkStart w:id="33" w:name="_Toc447289996"/>
      <w:bookmarkStart w:id="34" w:name="_Toc447618947"/>
      <w:bookmarkStart w:id="35" w:name="_Toc448483848"/>
      <w:r w:rsidRPr="00E87A60">
        <w:rPr>
          <w:rFonts w:ascii="Century Gothic" w:eastAsia="Times New Roman" w:hAnsi="Century Gothic" w:cs="Segoe UI"/>
          <w:b/>
          <w:bCs/>
          <w:lang w:eastAsia="es-CO"/>
        </w:rPr>
        <w:t xml:space="preserve">Hoja </w:t>
      </w:r>
      <w:r w:rsidR="00D63DE6" w:rsidRPr="00E87A60">
        <w:rPr>
          <w:rFonts w:ascii="Century Gothic" w:eastAsia="Times New Roman" w:hAnsi="Century Gothic" w:cs="Segoe UI"/>
          <w:b/>
          <w:bCs/>
          <w:lang w:eastAsia="es-CO"/>
        </w:rPr>
        <w:t>Matriz Comparativa de Fuentes de Información:</w:t>
      </w:r>
      <w:bookmarkEnd w:id="33"/>
      <w:bookmarkEnd w:id="34"/>
      <w:bookmarkEnd w:id="35"/>
      <w:r w:rsidR="00D63DE6" w:rsidRPr="00E87A60">
        <w:rPr>
          <w:rFonts w:ascii="Century Gothic" w:eastAsia="Times New Roman" w:hAnsi="Century Gothic" w:cs="Segoe UI"/>
          <w:b/>
          <w:bCs/>
          <w:lang w:eastAsia="es-CO"/>
        </w:rPr>
        <w:t xml:space="preserve"> </w:t>
      </w:r>
    </w:p>
    <w:p w14:paraId="6BCBBC07" w14:textId="5D7587E7" w:rsidR="00D63DE6" w:rsidRPr="00D64C02" w:rsidRDefault="0000571C" w:rsidP="00083B4B">
      <w:pPr>
        <w:ind w:left="720"/>
        <w:rPr>
          <w:i/>
          <w:u w:val="single"/>
          <w:lang w:eastAsia="es-CO"/>
        </w:rPr>
      </w:pPr>
      <w:r w:rsidRPr="00083B4B">
        <w:rPr>
          <w:rFonts w:ascii="Century Gothic" w:eastAsia="Times New Roman" w:hAnsi="Century Gothic" w:cs="Segoe UI"/>
          <w:bCs/>
          <w:lang w:eastAsia="es-CO"/>
        </w:rPr>
        <w:t>Se registra información</w:t>
      </w:r>
      <w:r w:rsidR="00361DCB" w:rsidRPr="00083B4B">
        <w:rPr>
          <w:rFonts w:ascii="Century Gothic" w:eastAsia="Times New Roman" w:hAnsi="Century Gothic" w:cs="Segoe UI"/>
          <w:bCs/>
          <w:lang w:eastAsia="es-CO"/>
        </w:rPr>
        <w:t xml:space="preserve"> encontrada en cada una de las fuentes </w:t>
      </w:r>
      <w:r w:rsidRPr="00083B4B">
        <w:rPr>
          <w:rFonts w:ascii="Century Gothic" w:eastAsia="Times New Roman" w:hAnsi="Century Gothic" w:cs="Segoe UI"/>
          <w:bCs/>
          <w:lang w:eastAsia="es-CO"/>
        </w:rPr>
        <w:t xml:space="preserve">(BID, </w:t>
      </w:r>
      <w:proofErr w:type="spellStart"/>
      <w:r w:rsidRPr="00083B4B">
        <w:rPr>
          <w:rFonts w:ascii="Century Gothic" w:eastAsia="Times New Roman" w:hAnsi="Century Gothic" w:cs="Segoe UI"/>
          <w:bCs/>
          <w:lang w:eastAsia="es-CO"/>
        </w:rPr>
        <w:t>MinTic</w:t>
      </w:r>
      <w:proofErr w:type="spellEnd"/>
      <w:r w:rsidRPr="00083B4B">
        <w:rPr>
          <w:rFonts w:ascii="Century Gothic" w:eastAsia="Times New Roman" w:hAnsi="Century Gothic" w:cs="Segoe UI"/>
          <w:bCs/>
          <w:lang w:eastAsia="es-CO"/>
        </w:rPr>
        <w:t>, BM y Otras Fuentes)</w:t>
      </w:r>
      <w:r w:rsidR="00361DCB" w:rsidRPr="00083B4B">
        <w:rPr>
          <w:rFonts w:ascii="Century Gothic" w:eastAsia="Times New Roman" w:hAnsi="Century Gothic" w:cs="Segoe UI"/>
          <w:bCs/>
          <w:lang w:eastAsia="es-CO"/>
        </w:rPr>
        <w:t xml:space="preserve"> </w:t>
      </w:r>
      <w:r w:rsidRPr="00083B4B">
        <w:rPr>
          <w:rFonts w:ascii="Century Gothic" w:eastAsia="Times New Roman" w:hAnsi="Century Gothic" w:cs="Segoe UI"/>
          <w:bCs/>
          <w:lang w:eastAsia="es-CO"/>
        </w:rPr>
        <w:t>y es clasificada en los diferentes módulos.</w:t>
      </w:r>
    </w:p>
    <w:p w14:paraId="01F93948" w14:textId="77777777" w:rsidR="00BB6D44" w:rsidRPr="00D64C02" w:rsidRDefault="00D63DE6" w:rsidP="00D64C02">
      <w:pPr>
        <w:keepNext/>
        <w:jc w:val="center"/>
        <w:rPr>
          <w:rFonts w:ascii="Century Gothic" w:hAnsi="Century Gothic"/>
        </w:rPr>
      </w:pPr>
      <w:r w:rsidRPr="00D64C02">
        <w:rPr>
          <w:rFonts w:ascii="Century Gothic" w:hAnsi="Century Gothic"/>
          <w:noProof/>
          <w:lang w:eastAsia="es-CO"/>
        </w:rPr>
        <w:drawing>
          <wp:inline distT="0" distB="0" distL="0" distR="0" wp14:anchorId="702700F6" wp14:editId="235CBEA0">
            <wp:extent cx="5062422" cy="3402418"/>
            <wp:effectExtent l="0" t="0" r="508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5982" cy="3472020"/>
                    </a:xfrm>
                    <a:prstGeom prst="rect">
                      <a:avLst/>
                    </a:prstGeom>
                  </pic:spPr>
                </pic:pic>
              </a:graphicData>
            </a:graphic>
          </wp:inline>
        </w:drawing>
      </w:r>
    </w:p>
    <w:p w14:paraId="7F1E63A1" w14:textId="6EF7C45B" w:rsidR="00266100" w:rsidRPr="00D64C02" w:rsidRDefault="00BB6D44" w:rsidP="00D64C02">
      <w:pPr>
        <w:pStyle w:val="Descripcin"/>
        <w:jc w:val="center"/>
        <w:rPr>
          <w:rFonts w:ascii="Century Gothic" w:eastAsia="Times New Roman" w:hAnsi="Century Gothic" w:cs="Segoe UI"/>
          <w:bCs/>
          <w:i w:val="0"/>
          <w:sz w:val="22"/>
          <w:szCs w:val="22"/>
          <w:u w:val="single"/>
          <w:lang w:eastAsia="es-CO"/>
        </w:rPr>
      </w:pPr>
      <w:bookmarkStart w:id="36" w:name="_Toc448473959"/>
      <w:r w:rsidRPr="00D64C02">
        <w:rPr>
          <w:rFonts w:ascii="Century Gothic" w:hAnsi="Century Gothic"/>
          <w:i w:val="0"/>
          <w:color w:val="auto"/>
          <w:sz w:val="22"/>
          <w:szCs w:val="22"/>
        </w:rPr>
        <w:t xml:space="preserve">Imagen </w:t>
      </w:r>
      <w:r w:rsidRPr="00D64C02">
        <w:rPr>
          <w:rFonts w:ascii="Century Gothic" w:hAnsi="Century Gothic"/>
          <w:iCs w:val="0"/>
        </w:rPr>
        <w:fldChar w:fldCharType="begin"/>
      </w:r>
      <w:r w:rsidRPr="00D64C02">
        <w:rPr>
          <w:rFonts w:ascii="Century Gothic" w:hAnsi="Century Gothic"/>
          <w:i w:val="0"/>
          <w:color w:val="auto"/>
          <w:sz w:val="22"/>
          <w:szCs w:val="22"/>
        </w:rPr>
        <w:instrText xml:space="preserve"> SEQ Imagen \* ARABIC </w:instrText>
      </w:r>
      <w:r w:rsidRPr="00D64C02">
        <w:rPr>
          <w:rFonts w:ascii="Century Gothic" w:hAnsi="Century Gothic"/>
          <w:iCs w:val="0"/>
        </w:rPr>
        <w:fldChar w:fldCharType="separate"/>
      </w:r>
      <w:r w:rsidRPr="00D64C02">
        <w:rPr>
          <w:rFonts w:ascii="Century Gothic" w:hAnsi="Century Gothic"/>
          <w:i w:val="0"/>
          <w:noProof/>
          <w:color w:val="auto"/>
          <w:sz w:val="22"/>
          <w:szCs w:val="22"/>
        </w:rPr>
        <w:t>4</w:t>
      </w:r>
      <w:r w:rsidRPr="00D64C02">
        <w:rPr>
          <w:rFonts w:ascii="Century Gothic" w:hAnsi="Century Gothic"/>
          <w:iCs w:val="0"/>
        </w:rPr>
        <w:fldChar w:fldCharType="end"/>
      </w:r>
      <w:r w:rsidRPr="00D64C02">
        <w:rPr>
          <w:rFonts w:ascii="Century Gothic" w:hAnsi="Century Gothic"/>
          <w:i w:val="0"/>
          <w:color w:val="auto"/>
          <w:sz w:val="22"/>
          <w:szCs w:val="22"/>
        </w:rPr>
        <w:t>. Matriz Comparativa.</w:t>
      </w:r>
      <w:bookmarkStart w:id="37" w:name="_Toc447289998"/>
      <w:bookmarkStart w:id="38" w:name="_Toc447618950"/>
      <w:bookmarkEnd w:id="36"/>
    </w:p>
    <w:p w14:paraId="4BE11B10" w14:textId="77777777" w:rsidR="00D63DE6" w:rsidRPr="00D64C02" w:rsidRDefault="00367A5E" w:rsidP="004669C2">
      <w:pPr>
        <w:pStyle w:val="Prrafodelista"/>
        <w:numPr>
          <w:ilvl w:val="2"/>
          <w:numId w:val="6"/>
        </w:numPr>
        <w:jc w:val="both"/>
        <w:rPr>
          <w:rFonts w:ascii="Century Gothic" w:eastAsia="Times New Roman" w:hAnsi="Century Gothic" w:cs="Segoe UI"/>
          <w:lang w:eastAsia="es-CO"/>
        </w:rPr>
      </w:pPr>
      <w:r w:rsidRPr="00E87A60">
        <w:rPr>
          <w:rFonts w:ascii="Century Gothic" w:eastAsia="Times New Roman" w:hAnsi="Century Gothic" w:cs="Segoe UI"/>
          <w:b/>
          <w:bCs/>
          <w:lang w:eastAsia="es-CO"/>
        </w:rPr>
        <w:t xml:space="preserve">Hoja </w:t>
      </w:r>
      <w:r w:rsidR="00D63DE6" w:rsidRPr="00E87A60">
        <w:rPr>
          <w:rFonts w:ascii="Century Gothic" w:eastAsia="Times New Roman" w:hAnsi="Century Gothic" w:cs="Segoe UI"/>
          <w:b/>
          <w:bCs/>
          <w:lang w:eastAsia="es-CO"/>
        </w:rPr>
        <w:t>Funcionalidades</w:t>
      </w:r>
      <w:r w:rsidR="00D63DE6" w:rsidRPr="00D64C02">
        <w:rPr>
          <w:rFonts w:ascii="Century Gothic" w:eastAsia="Times New Roman" w:hAnsi="Century Gothic" w:cs="Segoe UI"/>
          <w:bCs/>
          <w:i/>
          <w:u w:val="single"/>
          <w:lang w:eastAsia="es-CO"/>
        </w:rPr>
        <w:t>:</w:t>
      </w:r>
      <w:bookmarkEnd w:id="37"/>
      <w:bookmarkEnd w:id="38"/>
      <w:r w:rsidR="00D63DE6" w:rsidRPr="00D64C02">
        <w:rPr>
          <w:rFonts w:ascii="Century Gothic" w:eastAsia="Times New Roman" w:hAnsi="Century Gothic" w:cs="Segoe UI"/>
          <w:bCs/>
          <w:lang w:eastAsia="es-CO"/>
        </w:rPr>
        <w:t xml:space="preserve"> </w:t>
      </w:r>
      <w:r w:rsidR="0000571C" w:rsidRPr="00D64C02">
        <w:rPr>
          <w:rFonts w:ascii="Century Gothic" w:eastAsia="Times New Roman" w:hAnsi="Century Gothic" w:cs="Segoe UI"/>
          <w:bCs/>
          <w:lang w:eastAsia="es-CO"/>
        </w:rPr>
        <w:t xml:space="preserve">En cada uno de los módulos se identificaron funcionalidades las cuales </w:t>
      </w:r>
      <w:r w:rsidR="00EF3972" w:rsidRPr="00D64C02">
        <w:rPr>
          <w:rFonts w:ascii="Century Gothic" w:eastAsia="Times New Roman" w:hAnsi="Century Gothic" w:cs="Segoe UI"/>
          <w:bCs/>
          <w:lang w:eastAsia="es-CO"/>
        </w:rPr>
        <w:t>se explican con detalle en la tabla con (Descripción, proceso, Infraestructura/Tecnología, Marco legal).</w:t>
      </w:r>
    </w:p>
    <w:p w14:paraId="1C7D70EE" w14:textId="620C8273" w:rsidR="00F14E97" w:rsidRPr="00D64C02" w:rsidRDefault="00D64C02" w:rsidP="00D64C02">
      <w:pPr>
        <w:jc w:val="center"/>
        <w:rPr>
          <w:rFonts w:ascii="Century Gothic" w:eastAsia="Times New Roman" w:hAnsi="Century Gothic" w:cs="Segoe UI"/>
          <w:lang w:eastAsia="es-CO"/>
        </w:rPr>
      </w:pPr>
      <w:bookmarkStart w:id="39" w:name="_Toc447618951"/>
      <w:bookmarkStart w:id="40" w:name="_Toc447289999"/>
      <w:r w:rsidRPr="00D64C02">
        <w:rPr>
          <w:rFonts w:ascii="Century Gothic" w:hAnsi="Century Gothic"/>
          <w:noProof/>
          <w:lang w:eastAsia="es-CO"/>
        </w:rPr>
        <w:drawing>
          <wp:inline distT="0" distB="0" distL="0" distR="0" wp14:anchorId="3809D146" wp14:editId="6BAE3967">
            <wp:extent cx="5327051" cy="1073889"/>
            <wp:effectExtent l="19050" t="19050" r="26035"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50" t="19559" r="4786" b="49585"/>
                    <a:stretch/>
                  </pic:blipFill>
                  <pic:spPr bwMode="auto">
                    <a:xfrm>
                      <a:off x="0" y="0"/>
                      <a:ext cx="5564251" cy="11217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39"/>
      <w:bookmarkEnd w:id="40"/>
    </w:p>
    <w:p w14:paraId="1362132F" w14:textId="77777777" w:rsidR="00F14E97" w:rsidRDefault="00BB6D44" w:rsidP="004669C2">
      <w:pPr>
        <w:pStyle w:val="Descripcin"/>
        <w:jc w:val="center"/>
        <w:rPr>
          <w:rFonts w:ascii="Century Gothic" w:hAnsi="Century Gothic"/>
        </w:rPr>
      </w:pPr>
      <w:bookmarkStart w:id="41" w:name="_Toc448473960"/>
      <w:r w:rsidRPr="00D64C02">
        <w:rPr>
          <w:rFonts w:ascii="Century Gothic" w:hAnsi="Century Gothic"/>
          <w:i w:val="0"/>
          <w:color w:val="auto"/>
          <w:sz w:val="22"/>
          <w:szCs w:val="22"/>
        </w:rPr>
        <w:t xml:space="preserve">Imagen </w:t>
      </w:r>
      <w:r w:rsidRPr="00D64C02">
        <w:rPr>
          <w:rFonts w:ascii="Century Gothic" w:hAnsi="Century Gothic"/>
          <w:i w:val="0"/>
          <w:color w:val="auto"/>
          <w:sz w:val="22"/>
          <w:szCs w:val="22"/>
        </w:rPr>
        <w:fldChar w:fldCharType="begin"/>
      </w:r>
      <w:r w:rsidRPr="00D64C02">
        <w:rPr>
          <w:rFonts w:ascii="Century Gothic" w:hAnsi="Century Gothic"/>
          <w:i w:val="0"/>
          <w:color w:val="auto"/>
          <w:sz w:val="22"/>
          <w:szCs w:val="22"/>
        </w:rPr>
        <w:instrText xml:space="preserve"> SEQ Imagen \* ARABIC </w:instrText>
      </w:r>
      <w:r w:rsidRPr="00D64C02">
        <w:rPr>
          <w:rFonts w:ascii="Century Gothic" w:hAnsi="Century Gothic"/>
          <w:i w:val="0"/>
          <w:color w:val="auto"/>
          <w:sz w:val="22"/>
          <w:szCs w:val="22"/>
        </w:rPr>
        <w:fldChar w:fldCharType="separate"/>
      </w:r>
      <w:r w:rsidRPr="00D64C02">
        <w:rPr>
          <w:rFonts w:ascii="Century Gothic" w:hAnsi="Century Gothic"/>
          <w:i w:val="0"/>
          <w:noProof/>
          <w:color w:val="auto"/>
          <w:sz w:val="22"/>
          <w:szCs w:val="22"/>
        </w:rPr>
        <w:t>5</w:t>
      </w:r>
      <w:r w:rsidRPr="00D64C02">
        <w:rPr>
          <w:rFonts w:ascii="Century Gothic" w:hAnsi="Century Gothic"/>
          <w:i w:val="0"/>
          <w:color w:val="auto"/>
          <w:sz w:val="22"/>
          <w:szCs w:val="22"/>
        </w:rPr>
        <w:fldChar w:fldCharType="end"/>
      </w:r>
      <w:r w:rsidRPr="00D64C02">
        <w:rPr>
          <w:rFonts w:ascii="Century Gothic" w:hAnsi="Century Gothic"/>
          <w:i w:val="0"/>
          <w:color w:val="auto"/>
          <w:sz w:val="22"/>
          <w:szCs w:val="22"/>
        </w:rPr>
        <w:t>. Funcionalidades.</w:t>
      </w:r>
      <w:bookmarkEnd w:id="41"/>
    </w:p>
    <w:p w14:paraId="3486B8CF" w14:textId="77777777" w:rsidR="00D64C02" w:rsidRDefault="00D64C02" w:rsidP="00D64C02"/>
    <w:p w14:paraId="2F6CA2A9" w14:textId="77777777" w:rsidR="00D64C02" w:rsidRDefault="00D64C02" w:rsidP="00D64C02"/>
    <w:p w14:paraId="75A8EF7A" w14:textId="77777777" w:rsidR="00D64C02" w:rsidRPr="00E87A60" w:rsidRDefault="00D64C02" w:rsidP="00D64C02">
      <w:pPr>
        <w:rPr>
          <w:b/>
        </w:rPr>
      </w:pPr>
    </w:p>
    <w:p w14:paraId="6118CF70" w14:textId="77777777" w:rsidR="00083B4B" w:rsidRPr="00E87A60" w:rsidRDefault="00266100" w:rsidP="004669C2">
      <w:pPr>
        <w:pStyle w:val="Prrafodelista"/>
        <w:numPr>
          <w:ilvl w:val="2"/>
          <w:numId w:val="6"/>
        </w:numPr>
        <w:outlineLvl w:val="2"/>
        <w:rPr>
          <w:rFonts w:ascii="Century Gothic" w:eastAsia="Times New Roman" w:hAnsi="Century Gothic" w:cs="Segoe UI"/>
          <w:b/>
          <w:lang w:eastAsia="es-CO"/>
        </w:rPr>
      </w:pPr>
      <w:bookmarkStart w:id="42" w:name="_Toc448478316"/>
      <w:bookmarkStart w:id="43" w:name="_Toc448478332"/>
      <w:bookmarkStart w:id="44" w:name="_Toc448478392"/>
      <w:bookmarkStart w:id="45" w:name="_Toc448482536"/>
      <w:bookmarkStart w:id="46" w:name="_Toc448483849"/>
      <w:bookmarkStart w:id="47" w:name="_Toc448478317"/>
      <w:bookmarkStart w:id="48" w:name="_Toc448478333"/>
      <w:bookmarkStart w:id="49" w:name="_Toc448478393"/>
      <w:bookmarkStart w:id="50" w:name="_Toc448482537"/>
      <w:bookmarkStart w:id="51" w:name="_Toc448483850"/>
      <w:bookmarkStart w:id="52" w:name="_Toc447290000"/>
      <w:bookmarkStart w:id="53" w:name="_Toc447618953"/>
      <w:bookmarkStart w:id="54" w:name="_Toc448483851"/>
      <w:bookmarkEnd w:id="42"/>
      <w:bookmarkEnd w:id="43"/>
      <w:bookmarkEnd w:id="44"/>
      <w:bookmarkEnd w:id="45"/>
      <w:bookmarkEnd w:id="46"/>
      <w:bookmarkEnd w:id="47"/>
      <w:bookmarkEnd w:id="48"/>
      <w:bookmarkEnd w:id="49"/>
      <w:bookmarkEnd w:id="50"/>
      <w:bookmarkEnd w:id="51"/>
      <w:r w:rsidRPr="00E87A60">
        <w:rPr>
          <w:rFonts w:ascii="Century Gothic" w:eastAsia="Times New Roman" w:hAnsi="Century Gothic" w:cs="Segoe UI"/>
          <w:b/>
          <w:bCs/>
          <w:lang w:eastAsia="es-CO"/>
        </w:rPr>
        <w:t xml:space="preserve">Hoja </w:t>
      </w:r>
      <w:r w:rsidR="00D63DE6" w:rsidRPr="00E87A60">
        <w:rPr>
          <w:rFonts w:ascii="Century Gothic" w:eastAsia="Times New Roman" w:hAnsi="Century Gothic" w:cs="Segoe UI"/>
          <w:b/>
          <w:bCs/>
          <w:lang w:eastAsia="es-CO"/>
        </w:rPr>
        <w:t>Planes de Gobierno y Desarrollo por Entidad/ Modulo Smart:</w:t>
      </w:r>
      <w:bookmarkEnd w:id="52"/>
      <w:bookmarkEnd w:id="53"/>
      <w:bookmarkEnd w:id="54"/>
      <w:r w:rsidR="00326564" w:rsidRPr="00E87A60">
        <w:rPr>
          <w:rFonts w:ascii="Century Gothic" w:eastAsia="Times New Roman" w:hAnsi="Century Gothic" w:cs="Segoe UI"/>
          <w:b/>
          <w:bCs/>
          <w:lang w:eastAsia="es-CO"/>
        </w:rPr>
        <w:t xml:space="preserve"> </w:t>
      </w:r>
    </w:p>
    <w:p w14:paraId="0FDAF47A" w14:textId="77777777" w:rsidR="0054079A" w:rsidRPr="00083B4B" w:rsidRDefault="00326564" w:rsidP="00083B4B">
      <w:pPr>
        <w:ind w:left="708"/>
        <w:jc w:val="both"/>
        <w:rPr>
          <w:rFonts w:ascii="Century Gothic" w:eastAsia="Times New Roman" w:hAnsi="Century Gothic" w:cs="Segoe UI"/>
          <w:lang w:eastAsia="es-CO"/>
        </w:rPr>
      </w:pPr>
      <w:r w:rsidRPr="00083B4B">
        <w:rPr>
          <w:rFonts w:ascii="Century Gothic" w:eastAsia="Times New Roman" w:hAnsi="Century Gothic" w:cs="Segoe UI"/>
          <w:bCs/>
          <w:lang w:eastAsia="es-CO"/>
        </w:rPr>
        <w:t>Se investigó cada uno de los planes de gobierno de las ciudades que se identificaron como ciudades intermedias y con contactos inmediatos para el proyecto y toda la información fue clasificada en cada uno de los módulos.</w:t>
      </w:r>
    </w:p>
    <w:p w14:paraId="5DE1984D" w14:textId="77777777" w:rsidR="00266100" w:rsidRPr="00F14E97" w:rsidRDefault="00266100" w:rsidP="00F14E97">
      <w:pPr>
        <w:pStyle w:val="Ttulo2"/>
        <w:ind w:left="567"/>
        <w:jc w:val="both"/>
        <w:rPr>
          <w:rFonts w:ascii="Century Gothic" w:eastAsia="Times New Roman" w:hAnsi="Century Gothic" w:cs="Segoe UI"/>
          <w:bCs/>
          <w:i/>
          <w:color w:val="auto"/>
          <w:sz w:val="22"/>
          <w:szCs w:val="22"/>
          <w:u w:val="single"/>
          <w:lang w:eastAsia="es-CO"/>
        </w:rPr>
      </w:pPr>
    </w:p>
    <w:p w14:paraId="329CB3B7" w14:textId="77777777" w:rsidR="00BB6D44" w:rsidRDefault="00D63DE6" w:rsidP="00F14E97">
      <w:pPr>
        <w:keepNext/>
        <w:spacing w:after="0" w:line="240" w:lineRule="auto"/>
        <w:jc w:val="center"/>
        <w:textAlignment w:val="baseline"/>
        <w:rPr>
          <w:rFonts w:ascii="Century Gothic" w:hAnsi="Century Gothic"/>
        </w:rPr>
      </w:pPr>
      <w:r w:rsidRPr="00F14E97">
        <w:rPr>
          <w:rFonts w:ascii="Century Gothic" w:hAnsi="Century Gothic"/>
          <w:noProof/>
          <w:lang w:eastAsia="es-CO"/>
        </w:rPr>
        <w:drawing>
          <wp:inline distT="0" distB="0" distL="0" distR="0" wp14:anchorId="5CA81DFA" wp14:editId="3892EB6B">
            <wp:extent cx="3269895" cy="833755"/>
            <wp:effectExtent l="19050" t="19050" r="26035" b="23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67" t="68169" r="35167" b="8245"/>
                    <a:stretch/>
                  </pic:blipFill>
                  <pic:spPr bwMode="auto">
                    <a:xfrm>
                      <a:off x="0" y="0"/>
                      <a:ext cx="3309106" cy="8437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A742FB" w14:textId="77777777" w:rsidR="00F14E97" w:rsidRPr="00F14E97" w:rsidRDefault="00F14E97" w:rsidP="00F14E97">
      <w:pPr>
        <w:keepNext/>
        <w:spacing w:after="0" w:line="240" w:lineRule="auto"/>
        <w:jc w:val="center"/>
        <w:textAlignment w:val="baseline"/>
        <w:rPr>
          <w:rFonts w:ascii="Century Gothic" w:hAnsi="Century Gothic"/>
        </w:rPr>
      </w:pPr>
    </w:p>
    <w:p w14:paraId="6BC1664E" w14:textId="77777777" w:rsidR="00F14E97" w:rsidRDefault="00BB6D44" w:rsidP="00D64C02">
      <w:pPr>
        <w:pStyle w:val="Descripcin"/>
        <w:jc w:val="center"/>
        <w:rPr>
          <w:rFonts w:ascii="Century Gothic" w:hAnsi="Century Gothic"/>
          <w:i w:val="0"/>
          <w:color w:val="auto"/>
          <w:sz w:val="22"/>
          <w:szCs w:val="22"/>
        </w:rPr>
      </w:pPr>
      <w:bookmarkStart w:id="55" w:name="_Toc448473961"/>
      <w:r w:rsidRPr="00F14E97">
        <w:rPr>
          <w:rFonts w:ascii="Century Gothic" w:hAnsi="Century Gothic"/>
          <w:i w:val="0"/>
          <w:color w:val="auto"/>
          <w:sz w:val="22"/>
          <w:szCs w:val="22"/>
        </w:rPr>
        <w:t xml:space="preserve">Imagen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Imagen \* ARABIC </w:instrText>
      </w:r>
      <w:r w:rsidRPr="00F14E97">
        <w:rPr>
          <w:rFonts w:ascii="Century Gothic" w:hAnsi="Century Gothic"/>
          <w:i w:val="0"/>
          <w:color w:val="auto"/>
          <w:sz w:val="22"/>
          <w:szCs w:val="22"/>
        </w:rPr>
        <w:fldChar w:fldCharType="separate"/>
      </w:r>
      <w:r w:rsidRPr="00F14E97">
        <w:rPr>
          <w:rFonts w:ascii="Century Gothic" w:hAnsi="Century Gothic"/>
          <w:i w:val="0"/>
          <w:noProof/>
          <w:color w:val="auto"/>
          <w:sz w:val="22"/>
          <w:szCs w:val="22"/>
        </w:rPr>
        <w:t>6</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Planes de Gobierno y Planes de Desarrollo.</w:t>
      </w:r>
      <w:bookmarkEnd w:id="55"/>
    </w:p>
    <w:p w14:paraId="757EB758" w14:textId="77777777" w:rsidR="00D64C02" w:rsidRPr="00D64C02" w:rsidRDefault="00D64C02" w:rsidP="00D64C02"/>
    <w:p w14:paraId="194C924C" w14:textId="77777777" w:rsidR="00D63DE6" w:rsidRPr="00F14E97" w:rsidRDefault="00266100" w:rsidP="004669C2">
      <w:pPr>
        <w:ind w:left="705"/>
        <w:jc w:val="both"/>
        <w:rPr>
          <w:rFonts w:ascii="Century Gothic" w:eastAsia="Times New Roman" w:hAnsi="Century Gothic" w:cs="Segoe UI"/>
          <w:bCs/>
          <w:i/>
          <w:lang w:eastAsia="es-CO"/>
        </w:rPr>
      </w:pPr>
      <w:r w:rsidRPr="00F14E97">
        <w:rPr>
          <w:rFonts w:ascii="Century Gothic" w:eastAsia="Times New Roman" w:hAnsi="Century Gothic" w:cs="Segoe UI"/>
          <w:bCs/>
          <w:i/>
          <w:lang w:eastAsia="es-CO"/>
        </w:rPr>
        <w:t xml:space="preserve">Al final y como se explicó al </w:t>
      </w:r>
      <w:r w:rsidR="00326564" w:rsidRPr="00F14E97">
        <w:rPr>
          <w:rFonts w:ascii="Century Gothic" w:eastAsia="Times New Roman" w:hAnsi="Century Gothic" w:cs="Segoe UI"/>
          <w:bCs/>
          <w:i/>
          <w:lang w:eastAsia="es-CO"/>
        </w:rPr>
        <w:t>inicio</w:t>
      </w:r>
      <w:r w:rsidRPr="00F14E97">
        <w:rPr>
          <w:rFonts w:ascii="Century Gothic" w:eastAsia="Times New Roman" w:hAnsi="Century Gothic" w:cs="Segoe UI"/>
          <w:bCs/>
          <w:i/>
          <w:lang w:eastAsia="es-CO"/>
        </w:rPr>
        <w:t xml:space="preserve"> de este </w:t>
      </w:r>
      <w:r w:rsidR="00326564" w:rsidRPr="00F14E97">
        <w:rPr>
          <w:rFonts w:ascii="Century Gothic" w:eastAsia="Times New Roman" w:hAnsi="Century Gothic" w:cs="Segoe UI"/>
          <w:bCs/>
          <w:i/>
          <w:lang w:eastAsia="es-CO"/>
        </w:rPr>
        <w:t>capítulo</w:t>
      </w:r>
      <w:r w:rsidRPr="00F14E97">
        <w:rPr>
          <w:rFonts w:ascii="Century Gothic" w:eastAsia="Times New Roman" w:hAnsi="Century Gothic" w:cs="Segoe UI"/>
          <w:bCs/>
          <w:i/>
          <w:lang w:eastAsia="es-CO"/>
        </w:rPr>
        <w:t>, toda esta información está centralizada en el archivo “Matriz de Investigación Smart City”</w:t>
      </w:r>
    </w:p>
    <w:bookmarkStart w:id="56" w:name="_MON_1525690143"/>
    <w:bookmarkEnd w:id="56"/>
    <w:p w14:paraId="299533AB" w14:textId="77777777" w:rsidR="00266100" w:rsidRPr="00F14E97" w:rsidRDefault="000D003F" w:rsidP="004669C2">
      <w:pPr>
        <w:ind w:left="705"/>
        <w:jc w:val="center"/>
        <w:rPr>
          <w:rFonts w:ascii="Century Gothic" w:eastAsia="Times New Roman" w:hAnsi="Century Gothic" w:cs="Segoe UI"/>
          <w:bCs/>
          <w:i/>
          <w:u w:val="single"/>
          <w:lang w:eastAsia="es-CO"/>
        </w:rPr>
      </w:pPr>
      <w:r w:rsidRPr="00F14E97">
        <w:rPr>
          <w:rFonts w:ascii="Century Gothic" w:eastAsia="Times New Roman" w:hAnsi="Century Gothic" w:cs="Segoe UI"/>
          <w:i/>
          <w:iCs/>
          <w:lang w:eastAsia="es-CO"/>
        </w:rPr>
        <w:object w:dxaOrig="1614" w:dyaOrig="1044" w14:anchorId="775E3B6A">
          <v:shape id="_x0000_i1026" type="#_x0000_t75" style="width:81pt;height:52.5pt" o:ole="">
            <v:imagedata r:id="rId14" o:title=""/>
          </v:shape>
          <o:OLEObject Type="Embed" ProgID="Excel.Sheet.12" ShapeID="_x0000_i1026" DrawAspect="Icon" ObjectID="_1530622345" r:id="rId30"/>
        </w:object>
      </w:r>
    </w:p>
    <w:p w14:paraId="5BEBFA97" w14:textId="77777777" w:rsidR="00266100" w:rsidRPr="00F14E97" w:rsidRDefault="00266100" w:rsidP="004669C2">
      <w:pPr>
        <w:ind w:left="705"/>
        <w:jc w:val="both"/>
        <w:rPr>
          <w:rFonts w:ascii="Century Gothic" w:eastAsia="Times New Roman" w:hAnsi="Century Gothic" w:cs="Segoe UI"/>
          <w:lang w:eastAsia="es-CO"/>
        </w:rPr>
      </w:pPr>
    </w:p>
    <w:p w14:paraId="06F95A09" w14:textId="77777777" w:rsidR="00266100" w:rsidRPr="00F14E97" w:rsidRDefault="00266100" w:rsidP="00F14E97">
      <w:pPr>
        <w:jc w:val="both"/>
        <w:rPr>
          <w:rFonts w:ascii="Century Gothic" w:eastAsia="Times New Roman" w:hAnsi="Century Gothic" w:cs="Segoe UI"/>
          <w:lang w:eastAsia="es-CO"/>
        </w:rPr>
      </w:pPr>
    </w:p>
    <w:p w14:paraId="26FFC351" w14:textId="77777777" w:rsidR="00266100" w:rsidRPr="00F14E97" w:rsidRDefault="00266100" w:rsidP="00F14E97">
      <w:pPr>
        <w:jc w:val="both"/>
        <w:rPr>
          <w:rFonts w:ascii="Century Gothic" w:eastAsia="Times New Roman" w:hAnsi="Century Gothic" w:cs="Segoe UI"/>
          <w:lang w:eastAsia="es-CO"/>
        </w:rPr>
      </w:pPr>
    </w:p>
    <w:p w14:paraId="3CF4CF2C" w14:textId="77777777" w:rsidR="000B663C" w:rsidRPr="00083B4B" w:rsidRDefault="00B62313" w:rsidP="00083B4B">
      <w:pPr>
        <w:pStyle w:val="Ttulo1"/>
        <w:numPr>
          <w:ilvl w:val="0"/>
          <w:numId w:val="6"/>
        </w:numPr>
        <w:jc w:val="center"/>
        <w:rPr>
          <w:rFonts w:ascii="Century Gothic" w:eastAsia="Times New Roman" w:hAnsi="Century Gothic"/>
          <w:b/>
          <w:sz w:val="22"/>
          <w:szCs w:val="22"/>
          <w:lang w:eastAsia="es-CO"/>
        </w:rPr>
      </w:pPr>
      <w:r w:rsidRPr="00A83B9B">
        <w:rPr>
          <w:rFonts w:eastAsia="Times New Roman"/>
          <w:lang w:eastAsia="es-CO"/>
        </w:rPr>
        <w:br w:type="page"/>
      </w:r>
      <w:bookmarkStart w:id="57" w:name="_Toc448483852"/>
      <w:r w:rsidR="000B663C" w:rsidRPr="00083B4B">
        <w:rPr>
          <w:rFonts w:ascii="Century Gothic" w:eastAsia="Times New Roman" w:hAnsi="Century Gothic"/>
          <w:b/>
          <w:color w:val="auto"/>
          <w:sz w:val="22"/>
          <w:szCs w:val="22"/>
          <w:lang w:eastAsia="es-CO"/>
        </w:rPr>
        <w:t>FUNCIONALIDADES POR MODULO</w:t>
      </w:r>
      <w:bookmarkEnd w:id="57"/>
    </w:p>
    <w:p w14:paraId="16BC8F2C" w14:textId="77777777" w:rsidR="000B663C" w:rsidRPr="00F14E97" w:rsidRDefault="000B663C" w:rsidP="00F14E97">
      <w:pPr>
        <w:pStyle w:val="Prrafodelista"/>
        <w:ind w:left="360"/>
        <w:jc w:val="both"/>
        <w:rPr>
          <w:rFonts w:ascii="Century Gothic" w:eastAsia="Times New Roman" w:hAnsi="Century Gothic" w:cs="Segoe UI"/>
          <w:b/>
          <w:bCs/>
          <w:lang w:eastAsia="es-CO"/>
        </w:rPr>
      </w:pPr>
    </w:p>
    <w:p w14:paraId="5ACD49B3" w14:textId="5AB8E18C" w:rsidR="000B663C" w:rsidRPr="00F14E97" w:rsidRDefault="000B663C" w:rsidP="00F14E97">
      <w:pPr>
        <w:pStyle w:val="Prrafodelista"/>
        <w:ind w:left="360"/>
        <w:jc w:val="both"/>
        <w:rPr>
          <w:rFonts w:ascii="Century Gothic" w:eastAsia="Times New Roman" w:hAnsi="Century Gothic" w:cs="Segoe UI"/>
          <w:bCs/>
          <w:lang w:eastAsia="es-CO"/>
        </w:rPr>
      </w:pPr>
      <w:r w:rsidRPr="00F14E97">
        <w:rPr>
          <w:rFonts w:ascii="Century Gothic" w:eastAsia="Times New Roman" w:hAnsi="Century Gothic" w:cs="Segoe UI"/>
          <w:bCs/>
          <w:lang w:eastAsia="es-CO"/>
        </w:rPr>
        <w:t>Dentro del proceso de investigación se encontraron para cada uno de los módulos identificados, una serie de funcionalidades que soportan la prestación del servicio</w:t>
      </w:r>
      <w:r w:rsidR="00BE34BB" w:rsidRPr="00F14E97">
        <w:rPr>
          <w:rFonts w:ascii="Century Gothic" w:eastAsia="Times New Roman" w:hAnsi="Century Gothic" w:cs="Segoe UI"/>
          <w:bCs/>
          <w:lang w:eastAsia="es-CO"/>
        </w:rPr>
        <w:t xml:space="preserve"> por parte de cada uno de ellos</w:t>
      </w:r>
      <w:r w:rsidR="00B62313" w:rsidRPr="00F14E97">
        <w:rPr>
          <w:rFonts w:ascii="Century Gothic" w:eastAsia="Times New Roman" w:hAnsi="Century Gothic" w:cs="Segoe UI"/>
          <w:bCs/>
          <w:lang w:eastAsia="es-CO"/>
        </w:rPr>
        <w:t>. A continuación se relaciona en la gráfica el número de funcionalidades encontradas</w:t>
      </w:r>
      <w:r w:rsidR="00BE34BB" w:rsidRPr="00F14E97">
        <w:rPr>
          <w:rFonts w:ascii="Century Gothic" w:eastAsia="Times New Roman" w:hAnsi="Century Gothic" w:cs="Segoe UI"/>
          <w:bCs/>
          <w:lang w:eastAsia="es-CO"/>
        </w:rPr>
        <w:t>:</w:t>
      </w:r>
      <w:r w:rsidR="00BE34BB" w:rsidRPr="00F14E97">
        <w:rPr>
          <w:rFonts w:ascii="Century Gothic" w:eastAsia="Times New Roman" w:hAnsi="Century Gothic" w:cs="Segoe UI"/>
          <w:bCs/>
          <w:lang w:eastAsia="es-CO"/>
        </w:rPr>
        <w:tab/>
      </w:r>
    </w:p>
    <w:p w14:paraId="10913325" w14:textId="77777777" w:rsidR="000B663C" w:rsidRPr="00F14E97" w:rsidRDefault="000B663C" w:rsidP="00F14E97">
      <w:pPr>
        <w:pStyle w:val="Prrafodelista"/>
        <w:ind w:left="360"/>
        <w:jc w:val="both"/>
        <w:rPr>
          <w:rFonts w:ascii="Century Gothic" w:eastAsia="Times New Roman" w:hAnsi="Century Gothic" w:cs="Segoe UI"/>
          <w:b/>
          <w:bCs/>
          <w:lang w:eastAsia="es-CO"/>
        </w:rPr>
      </w:pPr>
    </w:p>
    <w:p w14:paraId="2D63C120" w14:textId="77777777" w:rsidR="0054079A" w:rsidRPr="00F14E97" w:rsidRDefault="000B663C" w:rsidP="00F14E97">
      <w:pPr>
        <w:pStyle w:val="Prrafodelista"/>
        <w:keepNext/>
        <w:ind w:left="360"/>
        <w:jc w:val="both"/>
        <w:rPr>
          <w:rFonts w:ascii="Century Gothic" w:hAnsi="Century Gothic"/>
        </w:rPr>
      </w:pPr>
      <w:r w:rsidRPr="00F14E97">
        <w:rPr>
          <w:rFonts w:ascii="Century Gothic" w:eastAsia="Times New Roman" w:hAnsi="Century Gothic" w:cs="Segoe UI"/>
          <w:b/>
          <w:bCs/>
          <w:noProof/>
          <w:lang w:eastAsia="es-CO"/>
        </w:rPr>
        <w:drawing>
          <wp:inline distT="0" distB="0" distL="0" distR="0" wp14:anchorId="751A3FA6" wp14:editId="0B08C41C">
            <wp:extent cx="4699591" cy="2254102"/>
            <wp:effectExtent l="57150" t="19050" r="63500" b="8953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6F4A251" w14:textId="77777777" w:rsidR="000B663C" w:rsidRPr="00F14E97" w:rsidRDefault="0054079A" w:rsidP="00F14E97">
      <w:pPr>
        <w:pStyle w:val="Descripcin"/>
        <w:jc w:val="center"/>
        <w:rPr>
          <w:rFonts w:ascii="Century Gothic" w:eastAsia="Times New Roman" w:hAnsi="Century Gothic" w:cs="Segoe UI"/>
          <w:b/>
          <w:bCs/>
          <w:i w:val="0"/>
          <w:color w:val="auto"/>
          <w:sz w:val="22"/>
          <w:szCs w:val="22"/>
          <w:lang w:eastAsia="es-CO"/>
        </w:rPr>
      </w:pPr>
      <w:bookmarkStart w:id="58" w:name="_Toc448415479"/>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9</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Funcionalidades por Modulo.</w:t>
      </w:r>
      <w:bookmarkEnd w:id="58"/>
    </w:p>
    <w:p w14:paraId="5203F862" w14:textId="77777777" w:rsidR="00FC61DF" w:rsidRPr="00F14E97" w:rsidRDefault="00B62313" w:rsidP="004669C2">
      <w:pPr>
        <w:jc w:val="both"/>
        <w:rPr>
          <w:rFonts w:ascii="Century Gothic" w:eastAsia="Times New Roman" w:hAnsi="Century Gothic" w:cs="Segoe UI"/>
          <w:bCs/>
          <w:lang w:eastAsia="es-CO"/>
        </w:rPr>
      </w:pPr>
      <w:r w:rsidRPr="00F14E97">
        <w:rPr>
          <w:rFonts w:ascii="Century Gothic" w:eastAsia="Times New Roman" w:hAnsi="Century Gothic" w:cs="Segoe UI"/>
          <w:bCs/>
          <w:lang w:eastAsia="es-CO"/>
        </w:rPr>
        <w:t>Adicional a esta información, se identificaron también para cada módulo el estado de estas funcionalidades, es decir si se encontraban en funcionamiento o simplemente eran propuestas o proyectos a futuro:</w:t>
      </w:r>
    </w:p>
    <w:p w14:paraId="7D5CA436" w14:textId="77777777" w:rsidR="00B62313" w:rsidRPr="00F14E97" w:rsidRDefault="00B62313" w:rsidP="00F14E97">
      <w:pPr>
        <w:spacing w:after="0" w:line="240" w:lineRule="auto"/>
        <w:ind w:left="426"/>
        <w:jc w:val="both"/>
        <w:textAlignment w:val="baseline"/>
        <w:rPr>
          <w:rFonts w:ascii="Century Gothic" w:eastAsia="Times New Roman" w:hAnsi="Century Gothic" w:cs="Segoe UI"/>
          <w:lang w:eastAsia="es-CO"/>
        </w:rPr>
      </w:pPr>
    </w:p>
    <w:p w14:paraId="661498F0" w14:textId="77777777" w:rsidR="00982A62" w:rsidRPr="00F14E97" w:rsidRDefault="00D52A94" w:rsidP="00F14E97">
      <w:pPr>
        <w:pStyle w:val="Prrafodelista"/>
        <w:keepNext/>
        <w:ind w:left="360"/>
        <w:jc w:val="both"/>
        <w:rPr>
          <w:rFonts w:ascii="Century Gothic" w:hAnsi="Century Gothic"/>
        </w:rPr>
      </w:pPr>
      <w:r w:rsidRPr="00F14E97">
        <w:rPr>
          <w:rFonts w:ascii="Century Gothic" w:hAnsi="Century Gothic"/>
          <w:noProof/>
          <w:lang w:eastAsia="es-CO"/>
        </w:rPr>
        <w:drawing>
          <wp:inline distT="0" distB="0" distL="0" distR="0" wp14:anchorId="6A5822F0" wp14:editId="524136F0">
            <wp:extent cx="4837814" cy="2741008"/>
            <wp:effectExtent l="0" t="0" r="127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41900" cy="2743323"/>
                    </a:xfrm>
                    <a:prstGeom prst="rect">
                      <a:avLst/>
                    </a:prstGeom>
                    <a:noFill/>
                    <a:ln>
                      <a:noFill/>
                    </a:ln>
                  </pic:spPr>
                </pic:pic>
              </a:graphicData>
            </a:graphic>
          </wp:inline>
        </w:drawing>
      </w:r>
    </w:p>
    <w:p w14:paraId="3F3C09A0" w14:textId="77777777" w:rsidR="00FC61DF" w:rsidRPr="00812D70" w:rsidRDefault="00982A62" w:rsidP="00F14E97">
      <w:pPr>
        <w:pStyle w:val="Descripcin"/>
        <w:jc w:val="center"/>
        <w:rPr>
          <w:rFonts w:ascii="Century Gothic" w:eastAsia="Times New Roman" w:hAnsi="Century Gothic" w:cs="Segoe UI"/>
          <w:b/>
          <w:bCs/>
          <w:i w:val="0"/>
          <w:color w:val="auto"/>
          <w:sz w:val="22"/>
          <w:szCs w:val="22"/>
          <w:lang w:eastAsia="es-CO"/>
        </w:rPr>
      </w:pPr>
      <w:bookmarkStart w:id="59" w:name="_Toc448415480"/>
      <w:r w:rsidRPr="00812D70">
        <w:rPr>
          <w:rFonts w:ascii="Century Gothic" w:hAnsi="Century Gothic"/>
          <w:i w:val="0"/>
          <w:color w:val="auto"/>
          <w:sz w:val="22"/>
          <w:szCs w:val="22"/>
        </w:rPr>
        <w:t xml:space="preserve">Grafica </w:t>
      </w:r>
      <w:r w:rsidRPr="00812D70">
        <w:rPr>
          <w:rFonts w:ascii="Century Gothic" w:hAnsi="Century Gothic"/>
          <w:i w:val="0"/>
          <w:color w:val="auto"/>
          <w:sz w:val="22"/>
          <w:szCs w:val="22"/>
        </w:rPr>
        <w:fldChar w:fldCharType="begin"/>
      </w:r>
      <w:r w:rsidRPr="00812D70">
        <w:rPr>
          <w:rFonts w:ascii="Century Gothic" w:hAnsi="Century Gothic"/>
          <w:i w:val="0"/>
          <w:color w:val="auto"/>
          <w:sz w:val="22"/>
          <w:szCs w:val="22"/>
        </w:rPr>
        <w:instrText xml:space="preserve"> SEQ Grafica \* ARABIC </w:instrText>
      </w:r>
      <w:r w:rsidRPr="00812D70">
        <w:rPr>
          <w:rFonts w:ascii="Century Gothic" w:hAnsi="Century Gothic"/>
          <w:i w:val="0"/>
          <w:color w:val="auto"/>
          <w:sz w:val="22"/>
          <w:szCs w:val="22"/>
        </w:rPr>
        <w:fldChar w:fldCharType="separate"/>
      </w:r>
      <w:r w:rsidRPr="00812D70">
        <w:rPr>
          <w:rFonts w:ascii="Century Gothic" w:hAnsi="Century Gothic"/>
          <w:i w:val="0"/>
          <w:noProof/>
          <w:color w:val="auto"/>
          <w:sz w:val="22"/>
          <w:szCs w:val="22"/>
        </w:rPr>
        <w:t>10</w:t>
      </w:r>
      <w:r w:rsidRPr="00812D70">
        <w:rPr>
          <w:rFonts w:ascii="Century Gothic" w:hAnsi="Century Gothic"/>
          <w:i w:val="0"/>
          <w:color w:val="auto"/>
          <w:sz w:val="22"/>
          <w:szCs w:val="22"/>
        </w:rPr>
        <w:fldChar w:fldCharType="end"/>
      </w:r>
      <w:r w:rsidRPr="00812D70">
        <w:rPr>
          <w:rFonts w:ascii="Century Gothic" w:hAnsi="Century Gothic"/>
          <w:i w:val="0"/>
          <w:color w:val="auto"/>
          <w:sz w:val="22"/>
          <w:szCs w:val="22"/>
        </w:rPr>
        <w:t>. Estado de Funcionalidades.</w:t>
      </w:r>
      <w:bookmarkEnd w:id="59"/>
    </w:p>
    <w:p w14:paraId="7D4A222D" w14:textId="77777777" w:rsidR="00DC5983" w:rsidRPr="00F42334" w:rsidRDefault="00DC5983" w:rsidP="00F42334">
      <w:pPr>
        <w:spacing w:after="0" w:line="240" w:lineRule="auto"/>
        <w:jc w:val="both"/>
        <w:textAlignment w:val="baseline"/>
        <w:rPr>
          <w:rFonts w:ascii="Century Gothic" w:eastAsia="Times New Roman" w:hAnsi="Century Gothic" w:cs="Segoe UI"/>
          <w:lang w:eastAsia="es-CO"/>
        </w:rPr>
      </w:pPr>
      <w:bookmarkStart w:id="60" w:name="_Toc447290002"/>
      <w:bookmarkStart w:id="61" w:name="_Toc447618956"/>
      <w:r w:rsidRPr="00F14E97">
        <w:rPr>
          <w:rFonts w:ascii="Century Gothic" w:eastAsia="Times New Roman" w:hAnsi="Century Gothic" w:cs="Segoe UI"/>
          <w:bCs/>
          <w:lang w:eastAsia="es-CO"/>
        </w:rPr>
        <w:br w:type="page"/>
      </w:r>
    </w:p>
    <w:p w14:paraId="200E1D7F" w14:textId="77777777" w:rsidR="00BB5ADC" w:rsidRPr="00E87A60" w:rsidRDefault="00083B4B" w:rsidP="00083B4B">
      <w:pPr>
        <w:pStyle w:val="Ttulo1"/>
        <w:numPr>
          <w:ilvl w:val="0"/>
          <w:numId w:val="6"/>
        </w:numPr>
        <w:jc w:val="center"/>
        <w:rPr>
          <w:rFonts w:ascii="Century Gothic" w:eastAsia="Times New Roman" w:hAnsi="Century Gothic"/>
          <w:b/>
          <w:color w:val="auto"/>
          <w:sz w:val="22"/>
          <w:lang w:eastAsia="es-CO"/>
        </w:rPr>
      </w:pPr>
      <w:bookmarkStart w:id="62" w:name="_Toc448483853"/>
      <w:r w:rsidRPr="00E87A60">
        <w:rPr>
          <w:rFonts w:ascii="Century Gothic" w:eastAsia="Times New Roman" w:hAnsi="Century Gothic"/>
          <w:b/>
          <w:color w:val="auto"/>
          <w:sz w:val="22"/>
          <w:lang w:eastAsia="es-CO"/>
        </w:rPr>
        <w:t>PROPUESTA DE MÓDULOS</w:t>
      </w:r>
      <w:bookmarkEnd w:id="60"/>
      <w:bookmarkEnd w:id="61"/>
      <w:bookmarkEnd w:id="62"/>
    </w:p>
    <w:p w14:paraId="588E626F" w14:textId="77777777" w:rsidR="000E6161" w:rsidRPr="00F14E97" w:rsidRDefault="000E6161" w:rsidP="00F14E97">
      <w:pPr>
        <w:jc w:val="both"/>
        <w:rPr>
          <w:rFonts w:ascii="Century Gothic" w:hAnsi="Century Gothic"/>
          <w:lang w:eastAsia="es-CO"/>
        </w:rPr>
      </w:pPr>
    </w:p>
    <w:p w14:paraId="6963193C" w14:textId="77777777" w:rsidR="002A6B3A" w:rsidRPr="00F14E97" w:rsidRDefault="004C3FF9" w:rsidP="00F14E97">
      <w:pPr>
        <w:jc w:val="both"/>
        <w:rPr>
          <w:rFonts w:ascii="Century Gothic" w:hAnsi="Century Gothic"/>
          <w:lang w:eastAsia="es-CO"/>
        </w:rPr>
      </w:pPr>
      <w:r w:rsidRPr="00F14E97">
        <w:rPr>
          <w:rFonts w:ascii="Century Gothic" w:hAnsi="Century Gothic"/>
          <w:lang w:eastAsia="es-CO"/>
        </w:rPr>
        <w:t xml:space="preserve">Los siguientes </w:t>
      </w:r>
      <w:r w:rsidR="00BB5ADC" w:rsidRPr="00F14E97">
        <w:rPr>
          <w:rFonts w:ascii="Century Gothic" w:hAnsi="Century Gothic"/>
          <w:lang w:eastAsia="es-CO"/>
        </w:rPr>
        <w:t>módulos</w:t>
      </w:r>
      <w:r w:rsidRPr="00F14E97">
        <w:rPr>
          <w:rFonts w:ascii="Century Gothic" w:hAnsi="Century Gothic"/>
          <w:lang w:eastAsia="es-CO"/>
        </w:rPr>
        <w:t xml:space="preserve"> </w:t>
      </w:r>
      <w:r w:rsidR="00BB5ADC" w:rsidRPr="00F14E97">
        <w:rPr>
          <w:rFonts w:ascii="Century Gothic" w:hAnsi="Century Gothic"/>
          <w:lang w:eastAsia="es-CO"/>
        </w:rPr>
        <w:t xml:space="preserve">son los que se proponen para Smart Cities y los que se contemplan actualmente en la investigación para la solución, se explican las funcionalidades detectadas para cada uno y el estado actual de </w:t>
      </w:r>
      <w:r w:rsidR="00F2721C" w:rsidRPr="00F14E97">
        <w:rPr>
          <w:rFonts w:ascii="Century Gothic" w:hAnsi="Century Gothic"/>
          <w:lang w:eastAsia="es-CO"/>
        </w:rPr>
        <w:t xml:space="preserve">su </w:t>
      </w:r>
      <w:r w:rsidR="00BB5ADC" w:rsidRPr="00F14E97">
        <w:rPr>
          <w:rFonts w:ascii="Century Gothic" w:hAnsi="Century Gothic"/>
          <w:lang w:eastAsia="es-CO"/>
        </w:rPr>
        <w:t xml:space="preserve">desarrollo en el país. </w:t>
      </w:r>
    </w:p>
    <w:p w14:paraId="19CBF5A1" w14:textId="77777777" w:rsidR="000C4B38" w:rsidRPr="00F14E97" w:rsidRDefault="000C4B38" w:rsidP="00F14E97">
      <w:pPr>
        <w:jc w:val="both"/>
        <w:rPr>
          <w:rFonts w:ascii="Century Gothic" w:hAnsi="Century Gothic"/>
          <w:lang w:eastAsia="es-CO"/>
        </w:rPr>
      </w:pPr>
    </w:p>
    <w:p w14:paraId="409AEB5E" w14:textId="77777777" w:rsidR="00BB6D44" w:rsidRPr="00F14E97" w:rsidRDefault="001278A9" w:rsidP="00F14E97">
      <w:pPr>
        <w:keepNext/>
        <w:spacing w:after="0" w:line="240" w:lineRule="auto"/>
        <w:jc w:val="center"/>
        <w:textAlignment w:val="baseline"/>
        <w:rPr>
          <w:rFonts w:ascii="Century Gothic" w:hAnsi="Century Gothic"/>
        </w:rPr>
      </w:pPr>
      <w:r w:rsidRPr="00F14E97">
        <w:rPr>
          <w:rFonts w:ascii="Century Gothic" w:hAnsi="Century Gothic"/>
          <w:noProof/>
          <w:lang w:eastAsia="es-CO"/>
        </w:rPr>
        <w:drawing>
          <wp:inline distT="0" distB="0" distL="0" distR="0" wp14:anchorId="2AE588A7" wp14:editId="42B844FC">
            <wp:extent cx="4620260" cy="24432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21" t="16945" r="1608" b="4167"/>
                    <a:stretch/>
                  </pic:blipFill>
                  <pic:spPr bwMode="auto">
                    <a:xfrm>
                      <a:off x="0" y="0"/>
                      <a:ext cx="4637193" cy="2452232"/>
                    </a:xfrm>
                    <a:prstGeom prst="rect">
                      <a:avLst/>
                    </a:prstGeom>
                    <a:ln>
                      <a:noFill/>
                    </a:ln>
                    <a:extLst>
                      <a:ext uri="{53640926-AAD7-44D8-BBD7-CCE9431645EC}">
                        <a14:shadowObscured xmlns:a14="http://schemas.microsoft.com/office/drawing/2010/main"/>
                      </a:ext>
                    </a:extLst>
                  </pic:spPr>
                </pic:pic>
              </a:graphicData>
            </a:graphic>
          </wp:inline>
        </w:drawing>
      </w:r>
    </w:p>
    <w:p w14:paraId="124452BD" w14:textId="77777777" w:rsidR="0054079A" w:rsidRPr="00F14E97" w:rsidRDefault="00BB6D44" w:rsidP="004669C2">
      <w:pPr>
        <w:pStyle w:val="Descripcin"/>
        <w:jc w:val="center"/>
        <w:rPr>
          <w:rFonts w:ascii="Century Gothic" w:hAnsi="Century Gothic"/>
        </w:rPr>
      </w:pPr>
      <w:bookmarkStart w:id="63" w:name="_Toc448473962"/>
      <w:r w:rsidRPr="00F14E97">
        <w:rPr>
          <w:rFonts w:ascii="Century Gothic" w:hAnsi="Century Gothic"/>
          <w:i w:val="0"/>
          <w:color w:val="auto"/>
          <w:sz w:val="22"/>
          <w:szCs w:val="22"/>
        </w:rPr>
        <w:t xml:space="preserve">Imagen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Imagen \* ARABIC </w:instrText>
      </w:r>
      <w:r w:rsidRPr="00F14E97">
        <w:rPr>
          <w:rFonts w:ascii="Century Gothic" w:hAnsi="Century Gothic"/>
          <w:i w:val="0"/>
          <w:color w:val="auto"/>
          <w:sz w:val="22"/>
          <w:szCs w:val="22"/>
        </w:rPr>
        <w:fldChar w:fldCharType="separate"/>
      </w:r>
      <w:r w:rsidRPr="00F14E97">
        <w:rPr>
          <w:rFonts w:ascii="Century Gothic" w:hAnsi="Century Gothic"/>
          <w:i w:val="0"/>
          <w:noProof/>
          <w:color w:val="auto"/>
          <w:sz w:val="22"/>
          <w:szCs w:val="22"/>
        </w:rPr>
        <w:t>7</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Propuesta Módulos Smart Cities.</w:t>
      </w:r>
      <w:bookmarkEnd w:id="63"/>
    </w:p>
    <w:p w14:paraId="6226CB1D" w14:textId="77777777" w:rsidR="00007C7D" w:rsidRPr="00F14E97" w:rsidRDefault="00007C7D" w:rsidP="00F14E97">
      <w:pPr>
        <w:jc w:val="both"/>
        <w:rPr>
          <w:rFonts w:ascii="Century Gothic" w:eastAsia="Times New Roman" w:hAnsi="Century Gothic" w:cs="Segoe UI"/>
          <w:b/>
          <w:bCs/>
          <w:lang w:eastAsia="es-CO"/>
        </w:rPr>
      </w:pPr>
    </w:p>
    <w:p w14:paraId="054B090E" w14:textId="7B0F94BA" w:rsidR="00D61CC8" w:rsidRPr="00E87A60" w:rsidRDefault="00007C7D" w:rsidP="00083B4B">
      <w:pPr>
        <w:pStyle w:val="Prrafodelista"/>
        <w:numPr>
          <w:ilvl w:val="1"/>
          <w:numId w:val="6"/>
        </w:numPr>
        <w:spacing w:after="0" w:line="240" w:lineRule="auto"/>
        <w:jc w:val="both"/>
        <w:textAlignment w:val="baseline"/>
        <w:outlineLvl w:val="1"/>
        <w:rPr>
          <w:rFonts w:ascii="Century Gothic" w:eastAsia="Times New Roman" w:hAnsi="Century Gothic" w:cs="Segoe UI"/>
          <w:b/>
          <w:lang w:eastAsia="es-CO"/>
        </w:rPr>
      </w:pPr>
      <w:bookmarkStart w:id="64" w:name="_Toc448483854"/>
      <w:commentRangeStart w:id="65"/>
      <w:r w:rsidRPr="00E87A60">
        <w:rPr>
          <w:rFonts w:ascii="Century Gothic" w:eastAsia="Times New Roman" w:hAnsi="Century Gothic" w:cs="Segoe UI"/>
          <w:b/>
          <w:bCs/>
          <w:lang w:eastAsia="es-CO"/>
        </w:rPr>
        <w:t xml:space="preserve">Módulo </w:t>
      </w:r>
      <w:r w:rsidR="0013355E" w:rsidRPr="00E87A60">
        <w:rPr>
          <w:rFonts w:ascii="Century Gothic" w:eastAsia="Times New Roman" w:hAnsi="Century Gothic" w:cs="Segoe UI"/>
          <w:b/>
          <w:bCs/>
          <w:lang w:eastAsia="es-CO"/>
        </w:rPr>
        <w:t>d</w:t>
      </w:r>
      <w:r w:rsidRPr="00E87A60">
        <w:rPr>
          <w:rFonts w:ascii="Century Gothic" w:eastAsia="Times New Roman" w:hAnsi="Century Gothic" w:cs="Segoe UI"/>
          <w:b/>
          <w:bCs/>
          <w:lang w:eastAsia="es-CO"/>
        </w:rPr>
        <w:t>e </w:t>
      </w:r>
      <w:r w:rsidR="00D63DE6" w:rsidRPr="00E87A60">
        <w:rPr>
          <w:rFonts w:ascii="Century Gothic" w:eastAsia="Times New Roman" w:hAnsi="Century Gothic" w:cs="Segoe UI"/>
          <w:b/>
          <w:bCs/>
          <w:lang w:eastAsia="es-CO"/>
        </w:rPr>
        <w:t>E-</w:t>
      </w:r>
      <w:proofErr w:type="spellStart"/>
      <w:r w:rsidR="00D63DE6" w:rsidRPr="00E87A60">
        <w:rPr>
          <w:rFonts w:ascii="Century Gothic" w:eastAsia="Times New Roman" w:hAnsi="Century Gothic" w:cs="Segoe UI"/>
          <w:b/>
          <w:bCs/>
          <w:lang w:eastAsia="es-CO"/>
        </w:rPr>
        <w:t>Government</w:t>
      </w:r>
      <w:bookmarkEnd w:id="64"/>
      <w:proofErr w:type="spellEnd"/>
      <w:r w:rsidRPr="00E87A60">
        <w:rPr>
          <w:rFonts w:ascii="Century Gothic" w:eastAsia="Times New Roman" w:hAnsi="Century Gothic" w:cs="Segoe UI"/>
          <w:b/>
          <w:lang w:eastAsia="es-CO"/>
        </w:rPr>
        <w:t> </w:t>
      </w:r>
      <w:commentRangeEnd w:id="65"/>
      <w:r w:rsidR="00B44AF9">
        <w:rPr>
          <w:rStyle w:val="Refdecomentario"/>
        </w:rPr>
        <w:commentReference w:id="65"/>
      </w:r>
    </w:p>
    <w:p w14:paraId="2AA718AE" w14:textId="77777777" w:rsidR="000E6161" w:rsidRPr="00F14E97" w:rsidRDefault="000E6161" w:rsidP="00F14E97">
      <w:pPr>
        <w:spacing w:after="0" w:line="240" w:lineRule="auto"/>
        <w:jc w:val="both"/>
        <w:textAlignment w:val="baseline"/>
        <w:rPr>
          <w:rFonts w:ascii="Century Gothic" w:eastAsia="Times New Roman" w:hAnsi="Century Gothic" w:cs="Segoe UI"/>
          <w:lang w:eastAsia="es-CO"/>
        </w:rPr>
      </w:pPr>
    </w:p>
    <w:p w14:paraId="676AA6B2" w14:textId="77777777" w:rsidR="00D61CC8" w:rsidRPr="00F14E97" w:rsidRDefault="00D61CC8"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En este módulo la ciudad contara con un marco de gestión definido e integrado con el plan "vive digital 2014-2018", desarrollando el ecosistema digital en el país: Gobierno en Línea, Carpeta ciudadana, Educación, Agro, Salud y Justicia. </w:t>
      </w:r>
    </w:p>
    <w:p w14:paraId="0189F28E" w14:textId="77777777" w:rsidR="00D63DE6" w:rsidRPr="00F14E97" w:rsidRDefault="00D63DE6" w:rsidP="00F14E97">
      <w:pPr>
        <w:spacing w:after="0" w:line="240" w:lineRule="auto"/>
        <w:ind w:left="708"/>
        <w:jc w:val="both"/>
        <w:textAlignment w:val="baseline"/>
        <w:rPr>
          <w:rFonts w:ascii="Century Gothic" w:eastAsia="Times New Roman" w:hAnsi="Century Gothic" w:cs="Segoe UI"/>
          <w:lang w:eastAsia="es-CO"/>
        </w:rPr>
      </w:pPr>
    </w:p>
    <w:p w14:paraId="242AD6AD" w14:textId="77777777" w:rsidR="00D61CC8" w:rsidRPr="00F42334" w:rsidRDefault="00F42334" w:rsidP="00F42334">
      <w:pPr>
        <w:jc w:val="both"/>
        <w:rPr>
          <w:rFonts w:ascii="Century Gothic" w:hAnsi="Century Gothic" w:cs="Arial"/>
          <w:b/>
        </w:rPr>
      </w:pPr>
      <w:r w:rsidRPr="00F42334">
        <w:rPr>
          <w:rFonts w:ascii="Century Gothic" w:hAnsi="Century Gothic" w:cs="Arial"/>
          <w:b/>
        </w:rPr>
        <w:t>Funcionalidades:</w:t>
      </w:r>
    </w:p>
    <w:p w14:paraId="1A7A8152" w14:textId="77777777" w:rsidR="002A6B3A" w:rsidRPr="00F42334" w:rsidRDefault="000C4B38" w:rsidP="00F42334">
      <w:pPr>
        <w:pStyle w:val="Prrafodelista"/>
        <w:numPr>
          <w:ilvl w:val="0"/>
          <w:numId w:val="16"/>
        </w:numPr>
        <w:spacing w:after="0" w:line="240" w:lineRule="auto"/>
        <w:jc w:val="both"/>
        <w:textAlignment w:val="baseline"/>
        <w:rPr>
          <w:rFonts w:ascii="Century Gothic" w:eastAsia="Times New Roman" w:hAnsi="Century Gothic" w:cs="Segoe UI"/>
          <w:lang w:eastAsia="es-CO"/>
        </w:rPr>
      </w:pPr>
      <w:r w:rsidRPr="00F42334">
        <w:rPr>
          <w:rFonts w:ascii="Century Gothic" w:eastAsia="Times New Roman" w:hAnsi="Century Gothic" w:cs="Segoe UI"/>
          <w:bCs/>
          <w:lang w:eastAsia="es-CO"/>
        </w:rPr>
        <w:t>G</w:t>
      </w:r>
      <w:r w:rsidR="00D61CC8" w:rsidRPr="00F42334">
        <w:rPr>
          <w:rFonts w:ascii="Century Gothic" w:eastAsia="Times New Roman" w:hAnsi="Century Gothic" w:cs="Segoe UI"/>
          <w:bCs/>
          <w:lang w:eastAsia="es-CO"/>
        </w:rPr>
        <w:t>estión de Servicios</w:t>
      </w:r>
      <w:r w:rsidR="00D61CC8" w:rsidRPr="00F42334">
        <w:rPr>
          <w:rFonts w:ascii="Century Gothic" w:eastAsia="Times New Roman" w:hAnsi="Century Gothic" w:cs="Segoe UI"/>
          <w:i/>
          <w:lang w:eastAsia="es-CO"/>
        </w:rPr>
        <w:t>:</w:t>
      </w:r>
      <w:r w:rsidR="00D61CC8" w:rsidRPr="00F42334">
        <w:rPr>
          <w:rFonts w:ascii="Century Gothic" w:eastAsia="Times New Roman" w:hAnsi="Century Gothic" w:cs="Segoe UI"/>
          <w:lang w:eastAsia="es-CO"/>
        </w:rPr>
        <w:t> Servicios que como ciudad se prestan al ciudadano, gestionando la información que de ésta se reciba en pro de mejoras en la ciudad</w:t>
      </w:r>
      <w:r w:rsidR="007E26AF" w:rsidRPr="00F42334">
        <w:rPr>
          <w:rFonts w:ascii="Century Gothic" w:eastAsia="Times New Roman" w:hAnsi="Century Gothic" w:cs="Segoe UI"/>
          <w:lang w:eastAsia="es-CO"/>
        </w:rPr>
        <w:t>.</w:t>
      </w:r>
    </w:p>
    <w:p w14:paraId="68BFD6EE" w14:textId="77777777" w:rsidR="002273E3" w:rsidRPr="00F14E97" w:rsidRDefault="002273E3" w:rsidP="00F14E97">
      <w:pPr>
        <w:spacing w:after="0" w:line="240" w:lineRule="auto"/>
        <w:jc w:val="both"/>
        <w:textAlignment w:val="baseline"/>
        <w:rPr>
          <w:rFonts w:ascii="Century Gothic" w:eastAsia="Times New Roman" w:hAnsi="Century Gothic" w:cs="Segoe UI"/>
          <w:bCs/>
          <w:i/>
          <w:u w:val="single"/>
          <w:lang w:eastAsia="es-CO"/>
        </w:rPr>
      </w:pPr>
    </w:p>
    <w:p w14:paraId="22A54A22" w14:textId="77777777" w:rsidR="00007C7D" w:rsidRPr="00F42334" w:rsidRDefault="00D61CC8" w:rsidP="00F42334">
      <w:pPr>
        <w:pStyle w:val="Prrafodelista"/>
        <w:numPr>
          <w:ilvl w:val="0"/>
          <w:numId w:val="16"/>
        </w:numPr>
        <w:spacing w:after="0" w:line="240" w:lineRule="auto"/>
        <w:jc w:val="both"/>
        <w:textAlignment w:val="baseline"/>
        <w:rPr>
          <w:rFonts w:ascii="Century Gothic" w:eastAsia="Times New Roman" w:hAnsi="Century Gothic" w:cs="Segoe UI"/>
          <w:lang w:eastAsia="es-CO"/>
        </w:rPr>
      </w:pPr>
      <w:r w:rsidRPr="00F42334">
        <w:rPr>
          <w:rFonts w:ascii="Century Gothic" w:eastAsia="Times New Roman" w:hAnsi="Century Gothic" w:cs="Segoe UI"/>
          <w:bCs/>
          <w:lang w:eastAsia="es-CO"/>
        </w:rPr>
        <w:t>Atención al ciudadano</w:t>
      </w:r>
      <w:r w:rsidRPr="00F42334">
        <w:rPr>
          <w:rFonts w:ascii="Century Gothic" w:eastAsia="Times New Roman" w:hAnsi="Century Gothic" w:cs="Segoe UI"/>
          <w:lang w:eastAsia="es-CO"/>
        </w:rPr>
        <w:t xml:space="preserve">: Recibir de parte del ciudadano todas sus sugerencias, quejas, reclamos, preguntas y darle un trámite que se refleje </w:t>
      </w:r>
      <w:r w:rsidR="000C4B38" w:rsidRPr="00F42334">
        <w:rPr>
          <w:rFonts w:ascii="Century Gothic" w:eastAsia="Times New Roman" w:hAnsi="Century Gothic" w:cs="Segoe UI"/>
          <w:lang w:eastAsia="es-CO"/>
        </w:rPr>
        <w:t>en un mejor estado de la ciudad.</w:t>
      </w:r>
    </w:p>
    <w:p w14:paraId="3A19B818" w14:textId="77777777" w:rsidR="002273E3" w:rsidRPr="00F14E97" w:rsidRDefault="002273E3" w:rsidP="00F14E97">
      <w:pPr>
        <w:spacing w:after="0" w:line="240" w:lineRule="auto"/>
        <w:jc w:val="both"/>
        <w:textAlignment w:val="baseline"/>
        <w:rPr>
          <w:rFonts w:ascii="Century Gothic" w:eastAsia="Times New Roman" w:hAnsi="Century Gothic" w:cs="Segoe UI"/>
          <w:bCs/>
          <w:i/>
          <w:u w:val="single"/>
          <w:lang w:eastAsia="es-CO"/>
        </w:rPr>
      </w:pPr>
    </w:p>
    <w:p w14:paraId="07B83DF9" w14:textId="77777777" w:rsidR="00007C7D" w:rsidRPr="00F42334" w:rsidRDefault="00D61CC8" w:rsidP="00F42334">
      <w:pPr>
        <w:pStyle w:val="Prrafodelista"/>
        <w:numPr>
          <w:ilvl w:val="0"/>
          <w:numId w:val="16"/>
        </w:numPr>
        <w:spacing w:after="0" w:line="240" w:lineRule="auto"/>
        <w:jc w:val="both"/>
        <w:textAlignment w:val="baseline"/>
        <w:rPr>
          <w:rFonts w:ascii="Century Gothic" w:eastAsia="Times New Roman" w:hAnsi="Century Gothic" w:cs="Segoe UI"/>
          <w:lang w:eastAsia="es-CO"/>
        </w:rPr>
      </w:pPr>
      <w:r w:rsidRPr="00F42334">
        <w:rPr>
          <w:rFonts w:ascii="Century Gothic" w:eastAsia="Times New Roman" w:hAnsi="Century Gothic" w:cs="Segoe UI"/>
          <w:bCs/>
          <w:lang w:eastAsia="es-CO"/>
        </w:rPr>
        <w:t>Comunicaciones: </w:t>
      </w:r>
      <w:r w:rsidRPr="00F42334">
        <w:rPr>
          <w:rFonts w:ascii="Century Gothic" w:eastAsia="Times New Roman" w:hAnsi="Century Gothic" w:cs="Segoe UI"/>
          <w:lang w:eastAsia="es-CO"/>
        </w:rPr>
        <w:t>Plan de implementación de redes de comunicación en la ciudad o actualización de la actual. </w:t>
      </w:r>
    </w:p>
    <w:p w14:paraId="422E3759" w14:textId="77777777" w:rsidR="002273E3" w:rsidRPr="00F14E97" w:rsidRDefault="002273E3" w:rsidP="00F14E97">
      <w:pPr>
        <w:spacing w:after="0" w:line="240" w:lineRule="auto"/>
        <w:jc w:val="both"/>
        <w:textAlignment w:val="baseline"/>
        <w:rPr>
          <w:rFonts w:ascii="Century Gothic" w:eastAsia="Times New Roman" w:hAnsi="Century Gothic" w:cs="Segoe UI"/>
          <w:bCs/>
          <w:i/>
          <w:u w:val="single"/>
          <w:lang w:eastAsia="es-CO"/>
        </w:rPr>
      </w:pPr>
    </w:p>
    <w:p w14:paraId="020E2C86" w14:textId="77777777" w:rsidR="00007C7D" w:rsidRPr="00F42334" w:rsidRDefault="00D61CC8" w:rsidP="00F42334">
      <w:pPr>
        <w:pStyle w:val="Prrafodelista"/>
        <w:numPr>
          <w:ilvl w:val="0"/>
          <w:numId w:val="16"/>
        </w:numPr>
        <w:spacing w:after="0" w:line="240" w:lineRule="auto"/>
        <w:jc w:val="both"/>
        <w:textAlignment w:val="baseline"/>
        <w:rPr>
          <w:rFonts w:ascii="Century Gothic" w:eastAsia="Times New Roman" w:hAnsi="Century Gothic" w:cs="Segoe UI"/>
          <w:lang w:eastAsia="es-CO"/>
        </w:rPr>
      </w:pPr>
      <w:r w:rsidRPr="00F42334">
        <w:rPr>
          <w:rFonts w:ascii="Century Gothic" w:eastAsia="Times New Roman" w:hAnsi="Century Gothic" w:cs="Segoe UI"/>
          <w:bCs/>
          <w:lang w:eastAsia="es-CO"/>
        </w:rPr>
        <w:t>Open Data: </w:t>
      </w:r>
      <w:r w:rsidRPr="00F42334">
        <w:rPr>
          <w:rFonts w:ascii="Century Gothic" w:eastAsia="Times New Roman" w:hAnsi="Century Gothic" w:cs="Segoe UI"/>
          <w:lang w:eastAsia="es-CO"/>
        </w:rPr>
        <w:t>Catalogo de datos abiertos consolidado para consulta de las necesidades del ciudadano. </w:t>
      </w:r>
    </w:p>
    <w:p w14:paraId="74CEC653" w14:textId="77777777" w:rsidR="002273E3" w:rsidRPr="00F14E97" w:rsidRDefault="002273E3" w:rsidP="00F14E97">
      <w:pPr>
        <w:spacing w:after="0" w:line="240" w:lineRule="auto"/>
        <w:jc w:val="both"/>
        <w:textAlignment w:val="baseline"/>
        <w:rPr>
          <w:rFonts w:ascii="Century Gothic" w:eastAsia="Times New Roman" w:hAnsi="Century Gothic" w:cs="Segoe UI"/>
          <w:bCs/>
          <w:i/>
          <w:u w:val="single"/>
          <w:lang w:eastAsia="es-CO"/>
        </w:rPr>
      </w:pPr>
    </w:p>
    <w:p w14:paraId="3B9B6075" w14:textId="77777777" w:rsidR="00007C7D" w:rsidRPr="00F42334" w:rsidRDefault="00D61CC8" w:rsidP="00F42334">
      <w:pPr>
        <w:pStyle w:val="Prrafodelista"/>
        <w:numPr>
          <w:ilvl w:val="0"/>
          <w:numId w:val="16"/>
        </w:numPr>
        <w:spacing w:after="0" w:line="240" w:lineRule="auto"/>
        <w:jc w:val="both"/>
        <w:textAlignment w:val="baseline"/>
        <w:rPr>
          <w:rFonts w:ascii="Century Gothic" w:eastAsia="Times New Roman" w:hAnsi="Century Gothic" w:cs="Segoe UI"/>
          <w:lang w:eastAsia="es-CO"/>
        </w:rPr>
      </w:pPr>
      <w:r w:rsidRPr="00F42334">
        <w:rPr>
          <w:rFonts w:ascii="Century Gothic" w:eastAsia="Times New Roman" w:hAnsi="Century Gothic" w:cs="Segoe UI"/>
          <w:bCs/>
          <w:lang w:eastAsia="es-CO"/>
        </w:rPr>
        <w:t>Patrimonio Histórico: </w:t>
      </w:r>
      <w:r w:rsidRPr="00F42334">
        <w:rPr>
          <w:rFonts w:ascii="Century Gothic" w:eastAsia="Times New Roman" w:hAnsi="Century Gothic" w:cs="Segoe UI"/>
          <w:lang w:eastAsia="es-CO"/>
        </w:rPr>
        <w:t xml:space="preserve">Busca tener un panorama claro del inventario y estado de cada uno de los elementos considerados en la ciudad como </w:t>
      </w:r>
      <w:r w:rsidR="000C4B38" w:rsidRPr="00F42334">
        <w:rPr>
          <w:rFonts w:ascii="Century Gothic" w:eastAsia="Times New Roman" w:hAnsi="Century Gothic" w:cs="Segoe UI"/>
          <w:lang w:eastAsia="es-CO"/>
        </w:rPr>
        <w:t>patrimonio histórico y cultural.</w:t>
      </w:r>
    </w:p>
    <w:p w14:paraId="52D02E1D" w14:textId="77777777" w:rsidR="002273E3" w:rsidRPr="00F14E97" w:rsidRDefault="002273E3" w:rsidP="00F14E97">
      <w:pPr>
        <w:spacing w:after="0" w:line="240" w:lineRule="auto"/>
        <w:jc w:val="both"/>
        <w:textAlignment w:val="baseline"/>
        <w:rPr>
          <w:rFonts w:ascii="Century Gothic" w:eastAsia="Times New Roman" w:hAnsi="Century Gothic" w:cs="Segoe UI"/>
          <w:bCs/>
          <w:i/>
          <w:u w:val="single"/>
          <w:lang w:eastAsia="es-CO"/>
        </w:rPr>
      </w:pPr>
    </w:p>
    <w:p w14:paraId="1785DE90" w14:textId="77777777" w:rsidR="00007C7D" w:rsidRPr="0084138D" w:rsidRDefault="00D61CC8" w:rsidP="00F42334">
      <w:pPr>
        <w:pStyle w:val="Prrafodelista"/>
        <w:numPr>
          <w:ilvl w:val="0"/>
          <w:numId w:val="16"/>
        </w:numPr>
        <w:spacing w:after="0" w:line="240" w:lineRule="auto"/>
        <w:jc w:val="both"/>
        <w:textAlignment w:val="baseline"/>
        <w:rPr>
          <w:ins w:id="67" w:author="Harry Alfredo Wong Molina" w:date="2016-07-21T15:19:00Z"/>
          <w:rFonts w:ascii="Century Gothic" w:eastAsia="Times New Roman" w:hAnsi="Century Gothic" w:cs="Segoe UI"/>
          <w:bCs/>
          <w:i/>
          <w:u w:val="single"/>
          <w:lang w:eastAsia="es-CO"/>
          <w:rPrChange w:id="68" w:author="Harry Alfredo Wong Molina" w:date="2016-07-21T15:19:00Z">
            <w:rPr>
              <w:ins w:id="69" w:author="Harry Alfredo Wong Molina" w:date="2016-07-21T15:19:00Z"/>
              <w:rFonts w:ascii="Century Gothic" w:eastAsia="Times New Roman" w:hAnsi="Century Gothic" w:cs="Segoe UI"/>
              <w:lang w:eastAsia="es-CO"/>
            </w:rPr>
          </w:rPrChange>
        </w:rPr>
      </w:pPr>
      <w:r w:rsidRPr="00F42334">
        <w:rPr>
          <w:rFonts w:ascii="Century Gothic" w:eastAsia="Times New Roman" w:hAnsi="Century Gothic" w:cs="Segoe UI"/>
          <w:bCs/>
          <w:lang w:eastAsia="es-CO"/>
        </w:rPr>
        <w:t>Gobierno Electrónico: </w:t>
      </w:r>
      <w:r w:rsidRPr="00F42334">
        <w:rPr>
          <w:rFonts w:ascii="Century Gothic" w:eastAsia="Times New Roman" w:hAnsi="Century Gothic" w:cs="Segoe UI"/>
          <w:lang w:eastAsia="es-CO"/>
        </w:rPr>
        <w:t>Modernizar las relaciones y servicios entre los individuos y las autoridades a través de nuevas reglas y herramientas de gestión modernas. </w:t>
      </w:r>
    </w:p>
    <w:p w14:paraId="6A93E0B8" w14:textId="77777777" w:rsidR="0084138D" w:rsidRPr="0084138D" w:rsidRDefault="0084138D" w:rsidP="0084138D">
      <w:pPr>
        <w:pStyle w:val="Prrafodelista"/>
        <w:rPr>
          <w:ins w:id="70" w:author="Harry Alfredo Wong Molina" w:date="2016-07-21T15:19:00Z"/>
          <w:rFonts w:ascii="Century Gothic" w:eastAsia="Times New Roman" w:hAnsi="Century Gothic" w:cs="Segoe UI"/>
          <w:bCs/>
          <w:i/>
          <w:u w:val="single"/>
          <w:lang w:eastAsia="es-CO"/>
          <w:rPrChange w:id="71" w:author="Harry Alfredo Wong Molina" w:date="2016-07-21T15:19:00Z">
            <w:rPr>
              <w:ins w:id="72" w:author="Harry Alfredo Wong Molina" w:date="2016-07-21T15:19:00Z"/>
              <w:lang w:eastAsia="es-CO"/>
            </w:rPr>
          </w:rPrChange>
        </w:rPr>
        <w:pPrChange w:id="73" w:author="Harry Alfredo Wong Molina" w:date="2016-07-21T15:19:00Z">
          <w:pPr>
            <w:pStyle w:val="Prrafodelista"/>
            <w:numPr>
              <w:numId w:val="16"/>
            </w:numPr>
            <w:spacing w:after="0" w:line="240" w:lineRule="auto"/>
            <w:ind w:hanging="360"/>
            <w:jc w:val="both"/>
            <w:textAlignment w:val="baseline"/>
          </w:pPr>
        </w:pPrChange>
      </w:pPr>
    </w:p>
    <w:p w14:paraId="56F0AFC4" w14:textId="65B429DF" w:rsidR="0084138D" w:rsidRDefault="0020696C" w:rsidP="00F42334">
      <w:pPr>
        <w:pStyle w:val="Prrafodelista"/>
        <w:numPr>
          <w:ilvl w:val="0"/>
          <w:numId w:val="16"/>
        </w:numPr>
        <w:spacing w:after="0" w:line="240" w:lineRule="auto"/>
        <w:jc w:val="both"/>
        <w:textAlignment w:val="baseline"/>
        <w:rPr>
          <w:ins w:id="74" w:author="Harry Alfredo Wong Molina" w:date="2016-07-21T16:03:00Z"/>
          <w:rFonts w:ascii="Century Gothic" w:eastAsia="Times New Roman" w:hAnsi="Century Gothic" w:cs="Segoe UI"/>
          <w:bCs/>
          <w:i/>
          <w:u w:val="single"/>
          <w:lang w:eastAsia="es-CO"/>
        </w:rPr>
      </w:pPr>
      <w:ins w:id="75" w:author="Harry Alfredo Wong Molina" w:date="2016-07-21T15:34:00Z">
        <w:r>
          <w:rPr>
            <w:rFonts w:ascii="Century Gothic" w:eastAsia="Times New Roman" w:hAnsi="Century Gothic" w:cs="Segoe UI"/>
            <w:bCs/>
            <w:i/>
            <w:u w:val="single"/>
            <w:lang w:eastAsia="es-CO"/>
          </w:rPr>
          <w:t>Participación y Percepción Ciudadana: Gestionar las capacidades de los ciudadanos y de las empresas para relacionarse y aportar a la gesti</w:t>
        </w:r>
      </w:ins>
      <w:ins w:id="76" w:author="Harry Alfredo Wong Molina" w:date="2016-07-21T15:35:00Z">
        <w:r>
          <w:rPr>
            <w:rFonts w:ascii="Century Gothic" w:eastAsia="Times New Roman" w:hAnsi="Century Gothic" w:cs="Segoe UI"/>
            <w:bCs/>
            <w:i/>
            <w:u w:val="single"/>
            <w:lang w:eastAsia="es-CO"/>
          </w:rPr>
          <w:t>ón del Estado.</w:t>
        </w:r>
      </w:ins>
    </w:p>
    <w:p w14:paraId="6D32A097" w14:textId="77777777" w:rsidR="00753509" w:rsidRPr="00753509" w:rsidRDefault="00753509" w:rsidP="00753509">
      <w:pPr>
        <w:pStyle w:val="Prrafodelista"/>
        <w:rPr>
          <w:ins w:id="77" w:author="Harry Alfredo Wong Molina" w:date="2016-07-21T16:03:00Z"/>
          <w:rFonts w:ascii="Century Gothic" w:eastAsia="Times New Roman" w:hAnsi="Century Gothic" w:cs="Segoe UI"/>
          <w:bCs/>
          <w:i/>
          <w:u w:val="single"/>
          <w:lang w:eastAsia="es-CO"/>
          <w:rPrChange w:id="78" w:author="Harry Alfredo Wong Molina" w:date="2016-07-21T16:03:00Z">
            <w:rPr>
              <w:ins w:id="79" w:author="Harry Alfredo Wong Molina" w:date="2016-07-21T16:03:00Z"/>
              <w:lang w:eastAsia="es-CO"/>
            </w:rPr>
          </w:rPrChange>
        </w:rPr>
        <w:pPrChange w:id="80" w:author="Harry Alfredo Wong Molina" w:date="2016-07-21T16:03:00Z">
          <w:pPr>
            <w:pStyle w:val="Prrafodelista"/>
            <w:numPr>
              <w:numId w:val="16"/>
            </w:numPr>
            <w:spacing w:after="0" w:line="240" w:lineRule="auto"/>
            <w:ind w:hanging="360"/>
            <w:jc w:val="both"/>
            <w:textAlignment w:val="baseline"/>
          </w:pPr>
        </w:pPrChange>
      </w:pPr>
    </w:p>
    <w:p w14:paraId="250C8AB9" w14:textId="399DC887" w:rsidR="00753509" w:rsidRPr="00F42334" w:rsidRDefault="00753509" w:rsidP="00F42334">
      <w:pPr>
        <w:pStyle w:val="Prrafodelista"/>
        <w:numPr>
          <w:ilvl w:val="0"/>
          <w:numId w:val="16"/>
        </w:numPr>
        <w:spacing w:after="0" w:line="240" w:lineRule="auto"/>
        <w:jc w:val="both"/>
        <w:textAlignment w:val="baseline"/>
        <w:rPr>
          <w:rFonts w:ascii="Century Gothic" w:eastAsia="Times New Roman" w:hAnsi="Century Gothic" w:cs="Segoe UI"/>
          <w:bCs/>
          <w:i/>
          <w:u w:val="single"/>
          <w:lang w:eastAsia="es-CO"/>
        </w:rPr>
      </w:pPr>
      <w:moveToRangeStart w:id="81" w:author="Harry Alfredo Wong Molina" w:date="2016-07-21T16:03:00Z" w:name="move456880328"/>
      <w:moveTo w:id="82" w:author="Harry Alfredo Wong Molina" w:date="2016-07-21T16:03:00Z">
        <w:r w:rsidRPr="00A32F73">
          <w:rPr>
            <w:rFonts w:ascii="Century Gothic" w:eastAsia="Times New Roman" w:hAnsi="Century Gothic" w:cs="Segoe UI"/>
            <w:color w:val="262626"/>
            <w:lang w:eastAsia="es-CO"/>
          </w:rPr>
          <w:t>Trámites y Servicios: </w:t>
        </w:r>
        <w:r w:rsidRPr="00A32F73">
          <w:rPr>
            <w:rFonts w:ascii="Century Gothic" w:eastAsia="Times New Roman" w:hAnsi="Century Gothic" w:cs="Segoe UI"/>
            <w:lang w:eastAsia="es-CO"/>
          </w:rPr>
          <w:t>Permite a los ciudadanos llevar a cabo de forma eficiente los trámites de consecución y reposición de documentos propios.</w:t>
        </w:r>
      </w:moveTo>
      <w:moveToRangeEnd w:id="81"/>
    </w:p>
    <w:p w14:paraId="05B7ED7E" w14:textId="77777777" w:rsidR="00D63DE6" w:rsidRPr="00F14E97" w:rsidRDefault="00D63DE6" w:rsidP="00F14E97">
      <w:pPr>
        <w:spacing w:after="0" w:line="240" w:lineRule="auto"/>
        <w:ind w:left="1080"/>
        <w:jc w:val="both"/>
        <w:textAlignment w:val="baseline"/>
        <w:rPr>
          <w:rFonts w:ascii="Century Gothic" w:eastAsia="Times New Roman" w:hAnsi="Century Gothic" w:cs="Segoe UI"/>
          <w:i/>
          <w:iCs/>
          <w:u w:val="single"/>
          <w:lang w:eastAsia="es-CO"/>
        </w:rPr>
      </w:pPr>
    </w:p>
    <w:p w14:paraId="7C1EB092" w14:textId="77777777" w:rsidR="007B2780" w:rsidRPr="00F14E97" w:rsidRDefault="00D61CC8" w:rsidP="00F14E97">
      <w:pPr>
        <w:spacing w:after="0" w:line="240" w:lineRule="auto"/>
        <w:jc w:val="both"/>
        <w:textAlignment w:val="baseline"/>
        <w:rPr>
          <w:rFonts w:ascii="Century Gothic" w:eastAsia="Times New Roman" w:hAnsi="Century Gothic" w:cs="Segoe UI"/>
          <w:iCs/>
          <w:lang w:eastAsia="es-CO"/>
        </w:rPr>
      </w:pPr>
      <w:r w:rsidRPr="00F14E97">
        <w:rPr>
          <w:rFonts w:ascii="Century Gothic" w:eastAsia="Times New Roman" w:hAnsi="Century Gothic" w:cs="Segoe UI"/>
          <w:iCs/>
          <w:lang w:eastAsia="es-CO"/>
        </w:rPr>
        <w:t>Marco legal</w:t>
      </w:r>
      <w:r w:rsidR="000C4B38" w:rsidRPr="00F14E97">
        <w:rPr>
          <w:rFonts w:ascii="Century Gothic" w:eastAsia="Times New Roman" w:hAnsi="Century Gothic" w:cs="Segoe UI"/>
          <w:iCs/>
          <w:lang w:eastAsia="es-CO"/>
        </w:rPr>
        <w:t xml:space="preserve">: </w:t>
      </w:r>
      <w:r w:rsidRPr="00F14E97">
        <w:rPr>
          <w:rFonts w:ascii="Century Gothic" w:eastAsia="Times New Roman" w:hAnsi="Century Gothic" w:cs="Segoe UI"/>
          <w:iCs/>
          <w:lang w:eastAsia="es-CO"/>
        </w:rPr>
        <w:t xml:space="preserve">Se investigó la normatividad, políticas, leyes que rigen en este módulo, </w:t>
      </w:r>
      <w:r w:rsidR="00007C7D" w:rsidRPr="00F14E97">
        <w:rPr>
          <w:rFonts w:ascii="Century Gothic" w:eastAsia="Times New Roman" w:hAnsi="Century Gothic" w:cs="Segoe UI"/>
          <w:iCs/>
          <w:lang w:eastAsia="es-CO"/>
        </w:rPr>
        <w:t xml:space="preserve">Su detalle se puede encontrar en  el </w:t>
      </w:r>
      <w:r w:rsidR="007B2780" w:rsidRPr="00F14E97">
        <w:rPr>
          <w:rFonts w:ascii="Century Gothic" w:eastAsia="Times New Roman" w:hAnsi="Century Gothic" w:cs="Segoe UI"/>
          <w:iCs/>
          <w:lang w:eastAsia="es-CO"/>
        </w:rPr>
        <w:t xml:space="preserve">siguiente </w:t>
      </w:r>
      <w:r w:rsidR="00FC61DF" w:rsidRPr="00F14E97">
        <w:rPr>
          <w:rFonts w:ascii="Century Gothic" w:eastAsia="Times New Roman" w:hAnsi="Century Gothic" w:cs="Segoe UI"/>
          <w:iCs/>
          <w:lang w:eastAsia="es-CO"/>
        </w:rPr>
        <w:t>archivo:</w:t>
      </w:r>
    </w:p>
    <w:p w14:paraId="4068BAEA" w14:textId="77777777" w:rsidR="000C4B38" w:rsidRPr="00F14E97" w:rsidRDefault="000C4B38" w:rsidP="00F14E97">
      <w:pPr>
        <w:spacing w:after="0" w:line="240" w:lineRule="auto"/>
        <w:jc w:val="both"/>
        <w:textAlignment w:val="baseline"/>
        <w:rPr>
          <w:rFonts w:ascii="Century Gothic" w:hAnsi="Century Gothic" w:cs="Arial"/>
          <w:b/>
        </w:rPr>
      </w:pPr>
    </w:p>
    <w:p w14:paraId="0CD76FD0" w14:textId="77777777" w:rsidR="00007C7D" w:rsidRPr="00F14E97" w:rsidRDefault="00007C7D" w:rsidP="00F14E97">
      <w:pPr>
        <w:pStyle w:val="Prrafodelista"/>
        <w:ind w:left="2448"/>
        <w:jc w:val="both"/>
        <w:rPr>
          <w:rFonts w:ascii="Century Gothic" w:hAnsi="Century Gothic" w:cs="Arial"/>
          <w:b/>
        </w:rPr>
      </w:pPr>
    </w:p>
    <w:p w14:paraId="3FE93902" w14:textId="77777777" w:rsidR="00007C7D" w:rsidRPr="00F14E97" w:rsidRDefault="00F42334" w:rsidP="00F14E97">
      <w:pPr>
        <w:pStyle w:val="Prrafodelista"/>
        <w:jc w:val="both"/>
        <w:rPr>
          <w:rFonts w:ascii="Century Gothic" w:hAnsi="Century Gothic" w:cs="Arial"/>
          <w:b/>
        </w:rPr>
      </w:pPr>
      <w:r w:rsidRPr="00F14E97">
        <w:rPr>
          <w:rFonts w:ascii="Century Gothic" w:hAnsi="Century Gothic" w:cs="Arial"/>
          <w:b/>
          <w:noProof/>
          <w:lang w:eastAsia="es-CO"/>
        </w:rPr>
        <w:drawing>
          <wp:anchor distT="0" distB="0" distL="114300" distR="114300" simplePos="0" relativeHeight="251658240" behindDoc="0" locked="0" layoutInCell="1" allowOverlap="1" wp14:anchorId="323B5AFA" wp14:editId="2A1E0416">
            <wp:simplePos x="0" y="0"/>
            <wp:positionH relativeFrom="column">
              <wp:posOffset>1003300</wp:posOffset>
            </wp:positionH>
            <wp:positionV relativeFrom="paragraph">
              <wp:posOffset>17780</wp:posOffset>
            </wp:positionV>
            <wp:extent cx="3359785" cy="2689860"/>
            <wp:effectExtent l="0" t="0" r="0" b="0"/>
            <wp:wrapThrough wrapText="bothSides">
              <wp:wrapPolygon edited="0">
                <wp:start x="9798" y="0"/>
                <wp:lineTo x="8818" y="306"/>
                <wp:lineTo x="7593" y="1683"/>
                <wp:lineTo x="7593" y="2448"/>
                <wp:lineTo x="4042" y="3212"/>
                <wp:lineTo x="1960" y="4130"/>
                <wp:lineTo x="1960" y="5966"/>
                <wp:lineTo x="2204" y="7343"/>
                <wp:lineTo x="3062" y="9790"/>
                <wp:lineTo x="1102" y="10861"/>
                <wp:lineTo x="0" y="11779"/>
                <wp:lineTo x="0" y="14380"/>
                <wp:lineTo x="2082" y="14686"/>
                <wp:lineTo x="4654" y="17133"/>
                <wp:lineTo x="3919" y="18357"/>
                <wp:lineTo x="3674" y="18969"/>
                <wp:lineTo x="3674" y="20805"/>
                <wp:lineTo x="6246" y="21263"/>
                <wp:lineTo x="13962" y="21416"/>
                <wp:lineTo x="16901" y="21416"/>
                <wp:lineTo x="17391" y="21263"/>
                <wp:lineTo x="18738" y="20040"/>
                <wp:lineTo x="18861" y="19275"/>
                <wp:lineTo x="18371" y="18357"/>
                <wp:lineTo x="17636" y="17133"/>
                <wp:lineTo x="21065" y="14839"/>
                <wp:lineTo x="21433" y="13768"/>
                <wp:lineTo x="21433" y="13003"/>
                <wp:lineTo x="21310" y="12238"/>
                <wp:lineTo x="18861" y="9790"/>
                <wp:lineTo x="20208" y="7343"/>
                <wp:lineTo x="20453" y="5354"/>
                <wp:lineTo x="20453" y="4130"/>
                <wp:lineTo x="18003" y="3212"/>
                <wp:lineTo x="14207" y="2448"/>
                <wp:lineTo x="14329" y="1836"/>
                <wp:lineTo x="12982" y="306"/>
                <wp:lineTo x="12002" y="0"/>
                <wp:lineTo x="9798" y="0"/>
              </wp:wrapPolygon>
            </wp:wrapThrough>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page">
              <wp14:pctWidth>0</wp14:pctWidth>
            </wp14:sizeRelH>
            <wp14:sizeRelV relativeFrom="page">
              <wp14:pctHeight>0</wp14:pctHeight>
            </wp14:sizeRelV>
          </wp:anchor>
        </w:drawing>
      </w:r>
    </w:p>
    <w:p w14:paraId="713CCF46" w14:textId="77777777" w:rsidR="00007C7D" w:rsidRPr="00F14E97" w:rsidRDefault="00007C7D" w:rsidP="00F14E97">
      <w:pPr>
        <w:pStyle w:val="Prrafodelista"/>
        <w:jc w:val="both"/>
        <w:rPr>
          <w:rFonts w:ascii="Century Gothic" w:hAnsi="Century Gothic" w:cs="Arial"/>
          <w:b/>
        </w:rPr>
      </w:pPr>
    </w:p>
    <w:p w14:paraId="44E8B08F" w14:textId="77777777" w:rsidR="00007C7D" w:rsidRPr="00F14E97" w:rsidRDefault="00007C7D" w:rsidP="00F14E97">
      <w:pPr>
        <w:pStyle w:val="Prrafodelista"/>
        <w:jc w:val="both"/>
        <w:rPr>
          <w:rFonts w:ascii="Century Gothic" w:hAnsi="Century Gothic" w:cs="Arial"/>
          <w:b/>
        </w:rPr>
      </w:pPr>
    </w:p>
    <w:p w14:paraId="2DCA28CE" w14:textId="77777777" w:rsidR="00007C7D" w:rsidRPr="00F14E97" w:rsidRDefault="00007C7D" w:rsidP="00F14E97">
      <w:pPr>
        <w:pStyle w:val="Prrafodelista"/>
        <w:jc w:val="both"/>
        <w:rPr>
          <w:rFonts w:ascii="Century Gothic" w:hAnsi="Century Gothic" w:cs="Arial"/>
          <w:b/>
        </w:rPr>
      </w:pPr>
    </w:p>
    <w:p w14:paraId="3F8C2BEC" w14:textId="77777777" w:rsidR="00EA6D3C" w:rsidRPr="00F14E97" w:rsidRDefault="00EA6D3C" w:rsidP="00F14E97">
      <w:pPr>
        <w:pStyle w:val="Prrafodelista"/>
        <w:jc w:val="both"/>
        <w:rPr>
          <w:rFonts w:ascii="Century Gothic" w:hAnsi="Century Gothic" w:cs="Arial"/>
          <w:b/>
        </w:rPr>
      </w:pPr>
    </w:p>
    <w:p w14:paraId="7F7DC257" w14:textId="77777777" w:rsidR="00EA6D3C" w:rsidRPr="00F14E97" w:rsidRDefault="00EA6D3C" w:rsidP="00F14E97">
      <w:pPr>
        <w:jc w:val="both"/>
        <w:rPr>
          <w:rFonts w:ascii="Century Gothic" w:hAnsi="Century Gothic" w:cs="Arial"/>
          <w:b/>
        </w:rPr>
      </w:pPr>
    </w:p>
    <w:p w14:paraId="169579FF" w14:textId="77777777" w:rsidR="00FC61DF" w:rsidRPr="00F14E97" w:rsidRDefault="00FC61DF" w:rsidP="00F14E97">
      <w:pPr>
        <w:jc w:val="both"/>
        <w:rPr>
          <w:rFonts w:ascii="Century Gothic" w:hAnsi="Century Gothic" w:cs="Arial"/>
          <w:b/>
        </w:rPr>
      </w:pPr>
    </w:p>
    <w:p w14:paraId="7F75DECF" w14:textId="77777777" w:rsidR="00EA6D3C" w:rsidRPr="00F14E97" w:rsidRDefault="00EA6D3C" w:rsidP="00F14E97">
      <w:pPr>
        <w:pStyle w:val="Prrafodelista"/>
        <w:jc w:val="both"/>
        <w:rPr>
          <w:rFonts w:ascii="Century Gothic" w:hAnsi="Century Gothic" w:cs="Arial"/>
          <w:b/>
        </w:rPr>
      </w:pPr>
    </w:p>
    <w:p w14:paraId="67F1ADB9" w14:textId="77777777" w:rsidR="00EA6D3C" w:rsidRPr="00F14E97" w:rsidRDefault="00EA6D3C" w:rsidP="00F14E97">
      <w:pPr>
        <w:pStyle w:val="Prrafodelista"/>
        <w:jc w:val="both"/>
        <w:rPr>
          <w:rFonts w:ascii="Century Gothic" w:hAnsi="Century Gothic" w:cs="Arial"/>
          <w:b/>
        </w:rPr>
      </w:pPr>
    </w:p>
    <w:p w14:paraId="3DA27C3B" w14:textId="77777777" w:rsidR="00EA6D3C" w:rsidRPr="00F14E97" w:rsidRDefault="00EA6D3C" w:rsidP="00F14E97">
      <w:pPr>
        <w:pStyle w:val="Prrafodelista"/>
        <w:jc w:val="both"/>
        <w:rPr>
          <w:rFonts w:ascii="Century Gothic" w:hAnsi="Century Gothic" w:cs="Arial"/>
          <w:b/>
        </w:rPr>
      </w:pPr>
    </w:p>
    <w:p w14:paraId="1D84BE19" w14:textId="77777777" w:rsidR="00EA6D3C" w:rsidRPr="00F14E97" w:rsidRDefault="00EA6D3C" w:rsidP="00F14E97">
      <w:pPr>
        <w:pStyle w:val="Prrafodelista"/>
        <w:jc w:val="both"/>
        <w:rPr>
          <w:rFonts w:ascii="Century Gothic" w:hAnsi="Century Gothic" w:cs="Arial"/>
          <w:b/>
        </w:rPr>
      </w:pPr>
    </w:p>
    <w:p w14:paraId="087D96AF" w14:textId="77777777" w:rsidR="00EA6D3C" w:rsidRPr="00F14E97" w:rsidRDefault="00EA6D3C" w:rsidP="00F14E97">
      <w:pPr>
        <w:pStyle w:val="Prrafodelista"/>
        <w:jc w:val="both"/>
        <w:rPr>
          <w:rFonts w:ascii="Century Gothic" w:hAnsi="Century Gothic" w:cs="Arial"/>
          <w:b/>
        </w:rPr>
      </w:pPr>
    </w:p>
    <w:p w14:paraId="550A63A2" w14:textId="77777777" w:rsidR="00EA6D3C" w:rsidRPr="00F14E97" w:rsidRDefault="00EA6D3C" w:rsidP="00F14E97">
      <w:pPr>
        <w:pStyle w:val="Prrafodelista"/>
        <w:jc w:val="both"/>
        <w:rPr>
          <w:rFonts w:ascii="Century Gothic" w:hAnsi="Century Gothic" w:cs="Arial"/>
          <w:b/>
        </w:rPr>
      </w:pPr>
    </w:p>
    <w:p w14:paraId="0A9D1034" w14:textId="77777777" w:rsidR="00B27C14" w:rsidRPr="00F14E97" w:rsidRDefault="00F42334" w:rsidP="00F14E97">
      <w:pPr>
        <w:spacing w:after="0" w:line="240" w:lineRule="auto"/>
        <w:jc w:val="both"/>
        <w:textAlignment w:val="baseline"/>
        <w:rPr>
          <w:rFonts w:ascii="Century Gothic" w:hAnsi="Century Gothic" w:cs="Arial"/>
          <w:b/>
        </w:rPr>
      </w:pPr>
      <w:r w:rsidRPr="00F14E97">
        <w:rPr>
          <w:rFonts w:ascii="Century Gothic" w:hAnsi="Century Gothic"/>
          <w:noProof/>
          <w:lang w:eastAsia="es-CO"/>
        </w:rPr>
        <mc:AlternateContent>
          <mc:Choice Requires="wps">
            <w:drawing>
              <wp:anchor distT="0" distB="0" distL="114300" distR="114300" simplePos="0" relativeHeight="251660288" behindDoc="0" locked="0" layoutInCell="1" allowOverlap="1" wp14:anchorId="5C8F7C9C" wp14:editId="07AC447E">
                <wp:simplePos x="0" y="0"/>
                <wp:positionH relativeFrom="column">
                  <wp:posOffset>1003300</wp:posOffset>
                </wp:positionH>
                <wp:positionV relativeFrom="paragraph">
                  <wp:posOffset>153670</wp:posOffset>
                </wp:positionV>
                <wp:extent cx="3600450" cy="233680"/>
                <wp:effectExtent l="0" t="0" r="0" b="0"/>
                <wp:wrapThrough wrapText="bothSides">
                  <wp:wrapPolygon edited="0">
                    <wp:start x="0" y="0"/>
                    <wp:lineTo x="0" y="19370"/>
                    <wp:lineTo x="21486" y="19370"/>
                    <wp:lineTo x="21486" y="0"/>
                    <wp:lineTo x="0" y="0"/>
                  </wp:wrapPolygon>
                </wp:wrapThrough>
                <wp:docPr id="1" name="Cuadro de texto 1"/>
                <wp:cNvGraphicFramePr/>
                <a:graphic xmlns:a="http://schemas.openxmlformats.org/drawingml/2006/main">
                  <a:graphicData uri="http://schemas.microsoft.com/office/word/2010/wordprocessingShape">
                    <wps:wsp>
                      <wps:cNvSpPr txBox="1"/>
                      <wps:spPr>
                        <a:xfrm>
                          <a:off x="0" y="0"/>
                          <a:ext cx="3600450" cy="233680"/>
                        </a:xfrm>
                        <a:prstGeom prst="rect">
                          <a:avLst/>
                        </a:prstGeom>
                        <a:solidFill>
                          <a:prstClr val="white"/>
                        </a:solidFill>
                        <a:ln>
                          <a:noFill/>
                        </a:ln>
                        <a:effectLst/>
                      </wps:spPr>
                      <wps:txbx>
                        <w:txbxContent>
                          <w:p w14:paraId="3D8C15AB" w14:textId="77777777" w:rsidR="0084138D" w:rsidRPr="00503074" w:rsidRDefault="0084138D" w:rsidP="000B5944">
                            <w:pPr>
                              <w:pStyle w:val="Descripcin"/>
                              <w:jc w:val="center"/>
                              <w:rPr>
                                <w:rFonts w:ascii="Century Gothic" w:hAnsi="Century Gothic" w:cs="Arial"/>
                                <w:b/>
                                <w:i w:val="0"/>
                                <w:noProof/>
                                <w:color w:val="auto"/>
                                <w:sz w:val="22"/>
                                <w:szCs w:val="22"/>
                              </w:rPr>
                            </w:pPr>
                            <w:bookmarkStart w:id="83" w:name="_Toc448415481"/>
                            <w:r w:rsidRPr="00503074">
                              <w:rPr>
                                <w:rFonts w:ascii="Century Gothic" w:hAnsi="Century Gothic"/>
                                <w:i w:val="0"/>
                                <w:color w:val="auto"/>
                                <w:sz w:val="22"/>
                                <w:szCs w:val="22"/>
                              </w:rPr>
                              <w:t xml:space="preserve">Grafica </w:t>
                            </w:r>
                            <w:r w:rsidRPr="00503074">
                              <w:rPr>
                                <w:rFonts w:ascii="Century Gothic" w:hAnsi="Century Gothic"/>
                                <w:i w:val="0"/>
                                <w:color w:val="auto"/>
                                <w:sz w:val="22"/>
                                <w:szCs w:val="22"/>
                              </w:rPr>
                              <w:fldChar w:fldCharType="begin"/>
                            </w:r>
                            <w:r w:rsidRPr="00503074">
                              <w:rPr>
                                <w:rFonts w:ascii="Century Gothic" w:hAnsi="Century Gothic"/>
                                <w:i w:val="0"/>
                                <w:color w:val="auto"/>
                                <w:sz w:val="22"/>
                                <w:szCs w:val="22"/>
                              </w:rPr>
                              <w:instrText xml:space="preserve"> SEQ Grafica \* ARABIC </w:instrText>
                            </w:r>
                            <w:r w:rsidRPr="00503074">
                              <w:rPr>
                                <w:rFonts w:ascii="Century Gothic" w:hAnsi="Century Gothic"/>
                                <w:i w:val="0"/>
                                <w:color w:val="auto"/>
                                <w:sz w:val="22"/>
                                <w:szCs w:val="22"/>
                              </w:rPr>
                              <w:fldChar w:fldCharType="separate"/>
                            </w:r>
                            <w:r>
                              <w:rPr>
                                <w:rFonts w:ascii="Century Gothic" w:hAnsi="Century Gothic"/>
                                <w:i w:val="0"/>
                                <w:noProof/>
                                <w:color w:val="auto"/>
                                <w:sz w:val="22"/>
                                <w:szCs w:val="22"/>
                              </w:rPr>
                              <w:t>11</w:t>
                            </w:r>
                            <w:r w:rsidRPr="00503074">
                              <w:rPr>
                                <w:rFonts w:ascii="Century Gothic" w:hAnsi="Century Gothic"/>
                                <w:i w:val="0"/>
                                <w:color w:val="auto"/>
                                <w:sz w:val="22"/>
                                <w:szCs w:val="22"/>
                              </w:rPr>
                              <w:fldChar w:fldCharType="end"/>
                            </w:r>
                            <w:r w:rsidRPr="00503074">
                              <w:rPr>
                                <w:rFonts w:ascii="Century Gothic" w:hAnsi="Century Gothic"/>
                                <w:i w:val="0"/>
                                <w:color w:val="auto"/>
                                <w:sz w:val="22"/>
                                <w:szCs w:val="22"/>
                              </w:rPr>
                              <w:t xml:space="preserve">. </w:t>
                            </w:r>
                            <w:r>
                              <w:rPr>
                                <w:rFonts w:ascii="Century Gothic" w:hAnsi="Century Gothic"/>
                                <w:i w:val="0"/>
                                <w:color w:val="auto"/>
                                <w:sz w:val="22"/>
                                <w:szCs w:val="22"/>
                              </w:rPr>
                              <w:t>Entes que Intervienen</w:t>
                            </w:r>
                            <w:bookmarkEnd w:id="83"/>
                            <w:r>
                              <w:rPr>
                                <w:rFonts w:ascii="Century Gothic" w:hAnsi="Century Gothic"/>
                                <w:i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8F7C9C" id="_x0000_t202" coordsize="21600,21600" o:spt="202" path="m,l,21600r21600,l21600,xe">
                <v:stroke joinstyle="miter"/>
                <v:path gradientshapeok="t" o:connecttype="rect"/>
              </v:shapetype>
              <v:shape id="Cuadro de texto 1" o:spid="_x0000_s1026" type="#_x0000_t202" style="position:absolute;left:0;text-align:left;margin-left:79pt;margin-top:12.1pt;width:283.5pt;height:18.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" stroked="f">
                <v:textbox inset="0,0,0,0">
                  <w:txbxContent>
                    <w:p w14:paraId="3D8C15AB" w14:textId="77777777" w:rsidR="0084138D" w:rsidRPr="00503074" w:rsidRDefault="0084138D" w:rsidP="000B5944">
                      <w:pPr>
                        <w:pStyle w:val="Descripcin"/>
                        <w:jc w:val="center"/>
                        <w:rPr>
                          <w:rFonts w:ascii="Century Gothic" w:hAnsi="Century Gothic" w:cs="Arial"/>
                          <w:b/>
                          <w:i w:val="0"/>
                          <w:noProof/>
                          <w:color w:val="auto"/>
                          <w:sz w:val="22"/>
                          <w:szCs w:val="22"/>
                        </w:rPr>
                      </w:pPr>
                      <w:bookmarkStart w:id="84" w:name="_Toc448415481"/>
                      <w:r w:rsidRPr="00503074">
                        <w:rPr>
                          <w:rFonts w:ascii="Century Gothic" w:hAnsi="Century Gothic"/>
                          <w:i w:val="0"/>
                          <w:color w:val="auto"/>
                          <w:sz w:val="22"/>
                          <w:szCs w:val="22"/>
                        </w:rPr>
                        <w:t xml:space="preserve">Grafica </w:t>
                      </w:r>
                      <w:r w:rsidRPr="00503074">
                        <w:rPr>
                          <w:rFonts w:ascii="Century Gothic" w:hAnsi="Century Gothic"/>
                          <w:i w:val="0"/>
                          <w:color w:val="auto"/>
                          <w:sz w:val="22"/>
                          <w:szCs w:val="22"/>
                        </w:rPr>
                        <w:fldChar w:fldCharType="begin"/>
                      </w:r>
                      <w:r w:rsidRPr="00503074">
                        <w:rPr>
                          <w:rFonts w:ascii="Century Gothic" w:hAnsi="Century Gothic"/>
                          <w:i w:val="0"/>
                          <w:color w:val="auto"/>
                          <w:sz w:val="22"/>
                          <w:szCs w:val="22"/>
                        </w:rPr>
                        <w:instrText xml:space="preserve"> SEQ Grafica \* ARABIC </w:instrText>
                      </w:r>
                      <w:r w:rsidRPr="00503074">
                        <w:rPr>
                          <w:rFonts w:ascii="Century Gothic" w:hAnsi="Century Gothic"/>
                          <w:i w:val="0"/>
                          <w:color w:val="auto"/>
                          <w:sz w:val="22"/>
                          <w:szCs w:val="22"/>
                        </w:rPr>
                        <w:fldChar w:fldCharType="separate"/>
                      </w:r>
                      <w:r>
                        <w:rPr>
                          <w:rFonts w:ascii="Century Gothic" w:hAnsi="Century Gothic"/>
                          <w:i w:val="0"/>
                          <w:noProof/>
                          <w:color w:val="auto"/>
                          <w:sz w:val="22"/>
                          <w:szCs w:val="22"/>
                        </w:rPr>
                        <w:t>11</w:t>
                      </w:r>
                      <w:r w:rsidRPr="00503074">
                        <w:rPr>
                          <w:rFonts w:ascii="Century Gothic" w:hAnsi="Century Gothic"/>
                          <w:i w:val="0"/>
                          <w:color w:val="auto"/>
                          <w:sz w:val="22"/>
                          <w:szCs w:val="22"/>
                        </w:rPr>
                        <w:fldChar w:fldCharType="end"/>
                      </w:r>
                      <w:r w:rsidRPr="00503074">
                        <w:rPr>
                          <w:rFonts w:ascii="Century Gothic" w:hAnsi="Century Gothic"/>
                          <w:i w:val="0"/>
                          <w:color w:val="auto"/>
                          <w:sz w:val="22"/>
                          <w:szCs w:val="22"/>
                        </w:rPr>
                        <w:t xml:space="preserve">. </w:t>
                      </w:r>
                      <w:r>
                        <w:rPr>
                          <w:rFonts w:ascii="Century Gothic" w:hAnsi="Century Gothic"/>
                          <w:i w:val="0"/>
                          <w:color w:val="auto"/>
                          <w:sz w:val="22"/>
                          <w:szCs w:val="22"/>
                        </w:rPr>
                        <w:t>Entes que Intervienen</w:t>
                      </w:r>
                      <w:bookmarkEnd w:id="84"/>
                      <w:r>
                        <w:rPr>
                          <w:rFonts w:ascii="Century Gothic" w:hAnsi="Century Gothic"/>
                          <w:i w:val="0"/>
                          <w:color w:val="auto"/>
                          <w:sz w:val="22"/>
                          <w:szCs w:val="22"/>
                        </w:rPr>
                        <w:t>.</w:t>
                      </w:r>
                    </w:p>
                  </w:txbxContent>
                </v:textbox>
                <w10:wrap type="through"/>
              </v:shape>
            </w:pict>
          </mc:Fallback>
        </mc:AlternateContent>
      </w:r>
    </w:p>
    <w:p w14:paraId="46833FE8" w14:textId="77777777" w:rsidR="00D63DE6" w:rsidRPr="00F14E97" w:rsidRDefault="00D63DE6" w:rsidP="00F14E97">
      <w:pPr>
        <w:spacing w:after="0" w:line="240" w:lineRule="auto"/>
        <w:jc w:val="both"/>
        <w:textAlignment w:val="baseline"/>
        <w:rPr>
          <w:rFonts w:ascii="Century Gothic" w:hAnsi="Century Gothic" w:cs="Arial"/>
          <w:b/>
        </w:rPr>
      </w:pPr>
    </w:p>
    <w:p w14:paraId="343776C8" w14:textId="77777777" w:rsidR="00B15870" w:rsidRPr="00F42334" w:rsidRDefault="00B15870" w:rsidP="00F42334">
      <w:pPr>
        <w:spacing w:after="0" w:line="240" w:lineRule="auto"/>
        <w:jc w:val="both"/>
        <w:textAlignment w:val="baseline"/>
        <w:rPr>
          <w:rFonts w:ascii="Century Gothic" w:hAnsi="Century Gothic" w:cs="Arial"/>
          <w:b/>
        </w:rPr>
      </w:pPr>
    </w:p>
    <w:p w14:paraId="4ED4A5C8" w14:textId="77777777" w:rsidR="00D61CC8" w:rsidRPr="00E87A60" w:rsidRDefault="0034695F" w:rsidP="00083B4B">
      <w:pPr>
        <w:pStyle w:val="Prrafodelista"/>
        <w:numPr>
          <w:ilvl w:val="1"/>
          <w:numId w:val="6"/>
        </w:numPr>
        <w:jc w:val="both"/>
        <w:outlineLvl w:val="1"/>
        <w:rPr>
          <w:rFonts w:ascii="Century Gothic" w:hAnsi="Century Gothic" w:cs="Arial"/>
          <w:b/>
        </w:rPr>
      </w:pPr>
      <w:bookmarkStart w:id="85" w:name="_Toc448483855"/>
      <w:r w:rsidRPr="00E87A60">
        <w:rPr>
          <w:rFonts w:ascii="Century Gothic" w:hAnsi="Century Gothic" w:cs="Arial"/>
          <w:b/>
        </w:rPr>
        <w:t xml:space="preserve">Módulo </w:t>
      </w:r>
      <w:r w:rsidR="0013355E" w:rsidRPr="00E87A60">
        <w:rPr>
          <w:rFonts w:ascii="Century Gothic" w:hAnsi="Century Gothic" w:cs="Arial"/>
          <w:b/>
        </w:rPr>
        <w:t xml:space="preserve">de </w:t>
      </w:r>
      <w:r w:rsidRPr="00E87A60">
        <w:rPr>
          <w:rFonts w:ascii="Century Gothic" w:hAnsi="Century Gothic" w:cs="Arial"/>
          <w:b/>
        </w:rPr>
        <w:t>Movilidad</w:t>
      </w:r>
      <w:bookmarkEnd w:id="85"/>
      <w:r w:rsidRPr="00E87A60">
        <w:rPr>
          <w:rFonts w:ascii="Century Gothic" w:hAnsi="Century Gothic" w:cs="Arial"/>
          <w:b/>
        </w:rPr>
        <w:t xml:space="preserve"> </w:t>
      </w:r>
    </w:p>
    <w:p w14:paraId="4EE8BC4D" w14:textId="77777777" w:rsidR="00D61CC8" w:rsidRPr="00F14E97" w:rsidRDefault="00D61CC8" w:rsidP="00F14E97">
      <w:pPr>
        <w:jc w:val="both"/>
        <w:rPr>
          <w:rFonts w:ascii="Century Gothic" w:hAnsi="Century Gothic" w:cs="Arial"/>
        </w:rPr>
      </w:pPr>
      <w:r w:rsidRPr="00F14E97">
        <w:rPr>
          <w:rFonts w:ascii="Century Gothic" w:hAnsi="Century Gothic" w:cs="Arial"/>
        </w:rPr>
        <w:t>En este módulo se recolectan, procesan y analizan datos del tráfico de las ciudades para la elaboración de estrategias que minimicen los impactos negativos de la circulación vehicular, mejorando los tiempos de atención, control del tráfico y aportando a la disminu</w:t>
      </w:r>
      <w:r w:rsidR="00C552E1" w:rsidRPr="00F14E97">
        <w:rPr>
          <w:rFonts w:ascii="Century Gothic" w:hAnsi="Century Gothic" w:cs="Arial"/>
        </w:rPr>
        <w:t>ción de la accidentalidad vial.</w:t>
      </w:r>
    </w:p>
    <w:p w14:paraId="518CBD39" w14:textId="77777777" w:rsidR="00772D0F" w:rsidRPr="00F42334" w:rsidRDefault="00772D0F" w:rsidP="00F14E97">
      <w:pPr>
        <w:jc w:val="both"/>
        <w:rPr>
          <w:rFonts w:ascii="Century Gothic" w:hAnsi="Century Gothic" w:cs="Arial"/>
          <w:b/>
        </w:rPr>
      </w:pPr>
      <w:r w:rsidRPr="00F42334">
        <w:rPr>
          <w:rFonts w:ascii="Century Gothic" w:hAnsi="Century Gothic" w:cs="Arial"/>
          <w:b/>
        </w:rPr>
        <w:t>Funcionalidades:</w:t>
      </w:r>
    </w:p>
    <w:p w14:paraId="1F441916" w14:textId="77777777" w:rsidR="00772D0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Foto detección</w:t>
      </w:r>
      <w:r w:rsidRPr="00F42334">
        <w:rPr>
          <w:rFonts w:ascii="Century Gothic" w:hAnsi="Century Gothic" w:cs="Arial"/>
          <w:i/>
          <w:u w:val="single"/>
        </w:rPr>
        <w:t>:</w:t>
      </w:r>
      <w:r w:rsidRPr="00F42334">
        <w:rPr>
          <w:rFonts w:ascii="Century Gothic" w:hAnsi="Century Gothic" w:cs="Arial"/>
        </w:rPr>
        <w:t xml:space="preserve"> Recopila videos, fotografías y datos a través de cámaras para detectar posibles infracciones de tránsito. </w:t>
      </w:r>
    </w:p>
    <w:p w14:paraId="1283319E" w14:textId="77777777" w:rsidR="00772D0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Circuito Cerrado de Televisión</w:t>
      </w:r>
      <w:r w:rsidRPr="00F42334">
        <w:rPr>
          <w:rFonts w:ascii="Century Gothic" w:hAnsi="Century Gothic" w:cs="Arial"/>
          <w:i/>
          <w:u w:val="single"/>
        </w:rPr>
        <w:t>:</w:t>
      </w:r>
      <w:r w:rsidRPr="00F42334">
        <w:rPr>
          <w:rFonts w:ascii="Century Gothic" w:hAnsi="Century Gothic" w:cs="Arial"/>
        </w:rPr>
        <w:t xml:space="preserve"> Controlado desde el Centro de Control que hace un monitoreo visual para detectar incidentes que puedan afectar la movilidad. </w:t>
      </w:r>
    </w:p>
    <w:p w14:paraId="4E133EF5" w14:textId="77777777" w:rsidR="00772D0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Paneles Informativos: Pantallas que muestran el estado de las vías con base en el comportamiento del tráfico vehicular.</w:t>
      </w:r>
    </w:p>
    <w:p w14:paraId="53631E8F" w14:textId="77777777" w:rsidR="00772D0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Optimización de Semáforos</w:t>
      </w:r>
      <w:r w:rsidRPr="00F42334">
        <w:rPr>
          <w:rFonts w:ascii="Century Gothic" w:hAnsi="Century Gothic" w:cs="Arial"/>
          <w:i/>
          <w:u w:val="single"/>
        </w:rPr>
        <w:t>:</w:t>
      </w:r>
      <w:r w:rsidRPr="00F42334">
        <w:rPr>
          <w:rFonts w:ascii="Century Gothic" w:hAnsi="Century Gothic" w:cs="Arial"/>
        </w:rPr>
        <w:t xml:space="preserve"> Optimiza el funcionamiento de la red semafórica de la ciudad según el tráfico vehicular para disminuir las paradas de vehículos, proteger a peatones y ordenar el transito </w:t>
      </w:r>
    </w:p>
    <w:p w14:paraId="1C9840D3" w14:textId="77777777" w:rsidR="00772D0F" w:rsidRPr="00F42334" w:rsidRDefault="00325682"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Parking Inteligente:</w:t>
      </w:r>
      <w:r w:rsidR="000B7A08" w:rsidRPr="00F42334">
        <w:rPr>
          <w:rFonts w:ascii="Century Gothic" w:hAnsi="Century Gothic" w:cs="Arial"/>
        </w:rPr>
        <w:t xml:space="preserve"> </w:t>
      </w:r>
      <w:r w:rsidR="00D61CC8" w:rsidRPr="00F42334">
        <w:rPr>
          <w:rFonts w:ascii="Century Gothic" w:hAnsi="Century Gothic" w:cs="Arial"/>
        </w:rPr>
        <w:t xml:space="preserve">Minimizar el tiempo de búsqueda de aparcamiento libre y, como resultado, reducir la generación de CO2. Proporciona información de las plazas disponibles en la ciudad en tiempo real accesible desde un portal y desde el móvil </w:t>
      </w:r>
    </w:p>
    <w:p w14:paraId="17FB8F35" w14:textId="77777777" w:rsidR="00772D0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 xml:space="preserve">Vehículo Eléctrico: Una plataforma público-privada que pretende respaldar y promover el desarrollo de la movilidad eléctrica en la ciudad y en el área metropolitana </w:t>
      </w:r>
    </w:p>
    <w:p w14:paraId="28B1B2B5" w14:textId="77777777" w:rsidR="00772D0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 xml:space="preserve">Gestión del Tráfico: Dispositivos que miden en tiempo real el tráfico e informa a los conductores. Toma de decisiones por parte del ente rector público (políticas de urbanización, trazado y ampliación de vías). </w:t>
      </w:r>
    </w:p>
    <w:p w14:paraId="4421840C" w14:textId="77777777" w:rsidR="00772D0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 xml:space="preserve">Control de Peajes: Gestión de los peajes puestos al interior de la ciudad </w:t>
      </w:r>
    </w:p>
    <w:p w14:paraId="54D3A656" w14:textId="77777777" w:rsidR="00772D0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 xml:space="preserve">Transporte Público Inteligente: Geolocalización en tiempo real de los vehículos de transporte público, con la estimación de los tiempos de arribo en las diferentes paradas </w:t>
      </w:r>
    </w:p>
    <w:p w14:paraId="56A1133F" w14:textId="77777777" w:rsidR="0034695F" w:rsidRPr="00F42334" w:rsidRDefault="00D61CC8" w:rsidP="00F42334">
      <w:pPr>
        <w:pStyle w:val="Prrafodelista"/>
        <w:numPr>
          <w:ilvl w:val="0"/>
          <w:numId w:val="15"/>
        </w:numPr>
        <w:spacing w:line="276" w:lineRule="auto"/>
        <w:jc w:val="both"/>
        <w:rPr>
          <w:rFonts w:ascii="Century Gothic" w:hAnsi="Century Gothic" w:cs="Arial"/>
        </w:rPr>
      </w:pPr>
      <w:r w:rsidRPr="00F42334">
        <w:rPr>
          <w:rFonts w:ascii="Century Gothic" w:hAnsi="Century Gothic" w:cs="Arial"/>
        </w:rPr>
        <w:t>Afluencia Ciudadana: Permite determinar el volumen de afluencia de personas en determinadas zonas, gracias a sensores que pueden realizar conteos automáticos</w:t>
      </w:r>
    </w:p>
    <w:p w14:paraId="7C6C4833" w14:textId="77777777" w:rsidR="0034695F" w:rsidRPr="00F42334" w:rsidRDefault="00007C7D" w:rsidP="00F42334">
      <w:pPr>
        <w:spacing w:line="276" w:lineRule="auto"/>
        <w:jc w:val="both"/>
        <w:rPr>
          <w:rFonts w:ascii="Century Gothic" w:eastAsia="Times New Roman" w:hAnsi="Century Gothic" w:cs="Segoe UI"/>
          <w:iCs/>
          <w:lang w:eastAsia="es-CO"/>
        </w:rPr>
      </w:pPr>
      <w:r w:rsidRPr="00F42334">
        <w:rPr>
          <w:rFonts w:ascii="Century Gothic" w:eastAsia="Times New Roman" w:hAnsi="Century Gothic" w:cs="Segoe UI"/>
          <w:iCs/>
          <w:lang w:eastAsia="es-CO"/>
        </w:rPr>
        <w:t xml:space="preserve">Marco legal: Se investigó la normatividad, políticas, </w:t>
      </w:r>
      <w:r w:rsidR="00326564" w:rsidRPr="00F42334">
        <w:rPr>
          <w:rFonts w:ascii="Century Gothic" w:eastAsia="Times New Roman" w:hAnsi="Century Gothic" w:cs="Segoe UI"/>
          <w:iCs/>
          <w:lang w:eastAsia="es-CO"/>
        </w:rPr>
        <w:t>leyes que rigen en este módulo.</w:t>
      </w:r>
    </w:p>
    <w:p w14:paraId="611AD771" w14:textId="77777777" w:rsidR="00503074" w:rsidRPr="00F14E97" w:rsidRDefault="00FC61DF" w:rsidP="00F14E97">
      <w:pPr>
        <w:pStyle w:val="Prrafodelista"/>
        <w:keepNext/>
        <w:spacing w:line="276" w:lineRule="auto"/>
        <w:ind w:left="1728"/>
        <w:jc w:val="center"/>
        <w:rPr>
          <w:rFonts w:ascii="Century Gothic" w:hAnsi="Century Gothic"/>
        </w:rPr>
      </w:pPr>
      <w:r w:rsidRPr="00F14E97">
        <w:rPr>
          <w:rFonts w:ascii="Century Gothic" w:hAnsi="Century Gothic" w:cs="Arial"/>
          <w:noProof/>
          <w:lang w:eastAsia="es-CO"/>
        </w:rPr>
        <w:drawing>
          <wp:inline distT="0" distB="0" distL="0" distR="0" wp14:anchorId="76CC44C0" wp14:editId="157675AF">
            <wp:extent cx="3870251" cy="2509284"/>
            <wp:effectExtent l="0" t="0" r="0" b="571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DC80143" w14:textId="77777777" w:rsidR="00670764" w:rsidRPr="00F14E97" w:rsidRDefault="00503074" w:rsidP="000B5944">
      <w:pPr>
        <w:pStyle w:val="Descripcin"/>
        <w:jc w:val="center"/>
        <w:rPr>
          <w:rFonts w:ascii="Century Gothic" w:hAnsi="Century Gothic" w:cs="Arial"/>
          <w:i w:val="0"/>
          <w:color w:val="auto"/>
          <w:sz w:val="22"/>
          <w:szCs w:val="22"/>
        </w:rPr>
      </w:pPr>
      <w:bookmarkStart w:id="86" w:name="_Toc448415482"/>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12</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xml:space="preserve">. </w:t>
      </w:r>
      <w:r w:rsidR="00B90EE9" w:rsidRPr="00F14E97">
        <w:rPr>
          <w:rFonts w:ascii="Century Gothic" w:hAnsi="Century Gothic"/>
          <w:i w:val="0"/>
          <w:color w:val="auto"/>
          <w:sz w:val="22"/>
          <w:szCs w:val="22"/>
        </w:rPr>
        <w:t>Entes que Intervienen.</w:t>
      </w:r>
      <w:bookmarkEnd w:id="86"/>
    </w:p>
    <w:p w14:paraId="5CE540CE" w14:textId="77777777" w:rsidR="00F94C7A" w:rsidRDefault="00F94C7A" w:rsidP="00F14E97">
      <w:pPr>
        <w:spacing w:after="0" w:line="240" w:lineRule="auto"/>
        <w:jc w:val="both"/>
        <w:textAlignment w:val="baseline"/>
        <w:rPr>
          <w:rFonts w:ascii="Century Gothic" w:eastAsia="Times New Roman" w:hAnsi="Century Gothic" w:cs="Segoe UI"/>
          <w:lang w:eastAsia="es-CO"/>
        </w:rPr>
      </w:pPr>
    </w:p>
    <w:p w14:paraId="61F3F407" w14:textId="77777777" w:rsidR="00083B4B" w:rsidRPr="00F14E97" w:rsidRDefault="00083B4B" w:rsidP="00F14E97">
      <w:pPr>
        <w:spacing w:after="0" w:line="240" w:lineRule="auto"/>
        <w:jc w:val="both"/>
        <w:textAlignment w:val="baseline"/>
        <w:rPr>
          <w:rFonts w:ascii="Century Gothic" w:eastAsia="Times New Roman" w:hAnsi="Century Gothic" w:cs="Segoe UI"/>
          <w:lang w:eastAsia="es-CO"/>
        </w:rPr>
      </w:pPr>
    </w:p>
    <w:p w14:paraId="66E59E89" w14:textId="3E5DCBAD" w:rsidR="000B5FF9" w:rsidRPr="00E87A60" w:rsidRDefault="0034695F" w:rsidP="00083B4B">
      <w:pPr>
        <w:pStyle w:val="Prrafodelista"/>
        <w:numPr>
          <w:ilvl w:val="1"/>
          <w:numId w:val="6"/>
        </w:numPr>
        <w:jc w:val="both"/>
        <w:outlineLvl w:val="1"/>
        <w:rPr>
          <w:rFonts w:ascii="Century Gothic" w:hAnsi="Century Gothic" w:cs="Segoe UI"/>
          <w:b/>
          <w:bCs/>
        </w:rPr>
      </w:pPr>
      <w:bookmarkStart w:id="87" w:name="_Toc448483856"/>
      <w:r w:rsidRPr="00E87A60">
        <w:rPr>
          <w:rFonts w:ascii="Century Gothic" w:hAnsi="Century Gothic" w:cs="Segoe UI"/>
          <w:b/>
          <w:bCs/>
        </w:rPr>
        <w:t>Módulo </w:t>
      </w:r>
      <w:r w:rsidR="0013355E" w:rsidRPr="00E87A60">
        <w:rPr>
          <w:rFonts w:ascii="Century Gothic" w:hAnsi="Century Gothic" w:cs="Segoe UI"/>
          <w:b/>
          <w:bCs/>
        </w:rPr>
        <w:t>de S</w:t>
      </w:r>
      <w:r w:rsidRPr="00E87A60">
        <w:rPr>
          <w:rFonts w:ascii="Century Gothic" w:hAnsi="Century Gothic" w:cs="Segoe UI"/>
          <w:b/>
          <w:bCs/>
        </w:rPr>
        <w:t>eguridad:</w:t>
      </w:r>
      <w:bookmarkEnd w:id="87"/>
      <w:r w:rsidRPr="00E87A60">
        <w:rPr>
          <w:rFonts w:ascii="Century Gothic" w:hAnsi="Century Gothic" w:cs="Segoe UI"/>
          <w:b/>
          <w:bCs/>
        </w:rPr>
        <w:t> </w:t>
      </w:r>
      <w:r w:rsidRPr="00E87A60">
        <w:rPr>
          <w:rFonts w:ascii="Century Gothic" w:hAnsi="Century Gothic" w:cs="Segoe UI"/>
          <w:b/>
        </w:rPr>
        <w:t> </w:t>
      </w:r>
    </w:p>
    <w:p w14:paraId="11FFE07D" w14:textId="77777777" w:rsidR="003B2D94" w:rsidRPr="00F14E97" w:rsidRDefault="003B2D94" w:rsidP="00A83B9B">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Este m</w:t>
      </w:r>
      <w:r w:rsidR="000B5FF9" w:rsidRPr="00F14E97">
        <w:rPr>
          <w:rFonts w:ascii="Century Gothic" w:eastAsia="Times New Roman" w:hAnsi="Century Gothic" w:cs="Segoe UI"/>
          <w:lang w:eastAsia="es-CO"/>
        </w:rPr>
        <w:t>ó</w:t>
      </w:r>
      <w:r w:rsidRPr="00F14E97">
        <w:rPr>
          <w:rFonts w:ascii="Century Gothic" w:eastAsia="Times New Roman" w:hAnsi="Century Gothic" w:cs="Segoe UI"/>
          <w:lang w:eastAsia="es-CO"/>
        </w:rPr>
        <w:t>dulo agrupa y gestiona la información relacionada con eventos que afecten la seguridad de la ciudad y de sus ciudadanos. </w:t>
      </w:r>
    </w:p>
    <w:p w14:paraId="2053D269" w14:textId="77777777" w:rsidR="00772D0F" w:rsidRPr="00F14E97" w:rsidRDefault="00772D0F" w:rsidP="00F14E97">
      <w:pPr>
        <w:spacing w:after="0" w:line="240" w:lineRule="auto"/>
        <w:ind w:left="720"/>
        <w:jc w:val="both"/>
        <w:textAlignment w:val="baseline"/>
        <w:rPr>
          <w:rFonts w:ascii="Century Gothic" w:eastAsia="Times New Roman" w:hAnsi="Century Gothic" w:cs="Segoe UI"/>
          <w:lang w:eastAsia="es-CO"/>
        </w:rPr>
      </w:pPr>
    </w:p>
    <w:p w14:paraId="4ABBC60F" w14:textId="77777777" w:rsidR="000B5FF9" w:rsidRPr="00083B4B" w:rsidRDefault="00083B4B" w:rsidP="00083B4B">
      <w:pPr>
        <w:spacing w:after="0" w:line="240" w:lineRule="auto"/>
        <w:jc w:val="both"/>
        <w:textAlignment w:val="baseline"/>
        <w:rPr>
          <w:rFonts w:ascii="Century Gothic" w:eastAsia="Times New Roman" w:hAnsi="Century Gothic" w:cs="Segoe UI"/>
          <w:lang w:eastAsia="es-CO"/>
        </w:rPr>
      </w:pPr>
      <w:r>
        <w:rPr>
          <w:rFonts w:ascii="Century Gothic" w:eastAsia="Times New Roman" w:hAnsi="Century Gothic" w:cs="Segoe UI"/>
          <w:lang w:eastAsia="es-CO"/>
        </w:rPr>
        <w:t>Funcionalidades:</w:t>
      </w:r>
    </w:p>
    <w:p w14:paraId="20AA04F8" w14:textId="77777777" w:rsidR="00772D0F" w:rsidRPr="00083B4B" w:rsidRDefault="000B5FF9"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color w:val="262626"/>
          <w:lang w:eastAsia="es-CO"/>
        </w:rPr>
        <w:t>Video vigilancia</w:t>
      </w:r>
      <w:r w:rsidR="003B2D94" w:rsidRPr="00083B4B">
        <w:rPr>
          <w:rFonts w:ascii="Century Gothic" w:eastAsia="Times New Roman" w:hAnsi="Century Gothic" w:cs="Segoe UI"/>
          <w:color w:val="262626"/>
          <w:lang w:eastAsia="es-CO"/>
        </w:rPr>
        <w:t>: </w:t>
      </w:r>
      <w:r w:rsidR="003B2D94" w:rsidRPr="00083B4B">
        <w:rPr>
          <w:rFonts w:ascii="Century Gothic" w:eastAsia="Times New Roman" w:hAnsi="Century Gothic" w:cs="Segoe UI"/>
          <w:lang w:eastAsia="es-CO"/>
        </w:rPr>
        <w:t>Coordinación de los sistemas de transporte y seguridad como un logro esencial para gestionar de manera óptima una crisis o un gran evento en una ciudad y toma de decisiones ante eventos extraordinarios </w:t>
      </w:r>
    </w:p>
    <w:p w14:paraId="358D5791" w14:textId="77777777" w:rsidR="00772D0F" w:rsidRPr="00083B4B" w:rsidRDefault="003B2D94"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color w:val="262626"/>
          <w:lang w:eastAsia="es-CO"/>
        </w:rPr>
        <w:t>Localización de Personas</w:t>
      </w:r>
      <w:r w:rsidRPr="00083B4B">
        <w:rPr>
          <w:rFonts w:ascii="Century Gothic" w:eastAsia="Times New Roman" w:hAnsi="Century Gothic" w:cs="Segoe UI"/>
          <w:lang w:eastAsia="es-CO"/>
        </w:rPr>
        <w:t> </w:t>
      </w:r>
    </w:p>
    <w:p w14:paraId="0A65155E" w14:textId="77777777" w:rsidR="00772D0F" w:rsidRPr="00083B4B" w:rsidRDefault="003B2D94"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color w:val="262626"/>
          <w:lang w:eastAsia="es-CO"/>
        </w:rPr>
        <w:t>Demanda Asistencial </w:t>
      </w:r>
      <w:r w:rsidRPr="00083B4B">
        <w:rPr>
          <w:rFonts w:ascii="Century Gothic" w:eastAsia="Times New Roman" w:hAnsi="Century Gothic" w:cs="Segoe UI"/>
          <w:lang w:eastAsia="es-CO"/>
        </w:rPr>
        <w:t> </w:t>
      </w:r>
    </w:p>
    <w:p w14:paraId="62F179C2" w14:textId="77777777" w:rsidR="00772D0F" w:rsidRPr="00083B4B" w:rsidRDefault="003B2D94"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color w:val="262626"/>
          <w:lang w:eastAsia="es-CO"/>
        </w:rPr>
        <w:t>Prevención y  Alerta Sanitaria</w:t>
      </w:r>
      <w:r w:rsidRPr="00083B4B">
        <w:rPr>
          <w:rFonts w:ascii="Century Gothic" w:eastAsia="Times New Roman" w:hAnsi="Century Gothic" w:cs="Segoe UI"/>
          <w:lang w:eastAsia="es-CO"/>
        </w:rPr>
        <w:t> </w:t>
      </w:r>
    </w:p>
    <w:p w14:paraId="64D8F3AC" w14:textId="77777777" w:rsidR="00772D0F" w:rsidRPr="00083B4B" w:rsidRDefault="000B5FF9"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color w:val="262626"/>
          <w:lang w:eastAsia="es-CO"/>
        </w:rPr>
        <w:t>Tele asistencia</w:t>
      </w:r>
      <w:r w:rsidR="003B2D94" w:rsidRPr="00083B4B">
        <w:rPr>
          <w:rFonts w:ascii="Century Gothic" w:eastAsia="Times New Roman" w:hAnsi="Century Gothic" w:cs="Segoe UI"/>
          <w:bCs/>
          <w:color w:val="262626"/>
          <w:lang w:eastAsia="es-CO"/>
        </w:rPr>
        <w:t>  </w:t>
      </w:r>
      <w:r w:rsidR="003B2D94" w:rsidRPr="00083B4B">
        <w:rPr>
          <w:rFonts w:ascii="Century Gothic" w:eastAsia="Times New Roman" w:hAnsi="Century Gothic" w:cs="Segoe UI"/>
          <w:lang w:eastAsia="es-CO"/>
        </w:rPr>
        <w:t> </w:t>
      </w:r>
    </w:p>
    <w:p w14:paraId="7208F269" w14:textId="77777777" w:rsidR="00772D0F" w:rsidRPr="00083B4B" w:rsidRDefault="003B2D94"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color w:val="262626"/>
          <w:lang w:eastAsia="es-CO"/>
        </w:rPr>
        <w:t>Seguridad en   Transporte                     </w:t>
      </w:r>
      <w:r w:rsidRPr="00083B4B">
        <w:rPr>
          <w:rFonts w:ascii="Century Gothic" w:eastAsia="Times New Roman" w:hAnsi="Century Gothic" w:cs="Segoe UI"/>
          <w:lang w:eastAsia="es-CO"/>
        </w:rPr>
        <w:t> </w:t>
      </w:r>
    </w:p>
    <w:p w14:paraId="5C4899AF" w14:textId="77777777" w:rsidR="00772D0F" w:rsidRPr="00083B4B" w:rsidRDefault="003B2D94"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proofErr w:type="spellStart"/>
      <w:r w:rsidRPr="00083B4B">
        <w:rPr>
          <w:rFonts w:ascii="Century Gothic" w:eastAsia="Times New Roman" w:hAnsi="Century Gothic" w:cs="Segoe UI"/>
          <w:bCs/>
          <w:color w:val="262626"/>
          <w:lang w:eastAsia="es-CO"/>
        </w:rPr>
        <w:t>Ciber</w:t>
      </w:r>
      <w:proofErr w:type="spellEnd"/>
      <w:r w:rsidR="008F4D91" w:rsidRPr="00083B4B">
        <w:rPr>
          <w:rFonts w:ascii="Century Gothic" w:eastAsia="Times New Roman" w:hAnsi="Century Gothic" w:cs="Segoe UI"/>
          <w:bCs/>
          <w:color w:val="262626"/>
          <w:lang w:eastAsia="es-CO"/>
        </w:rPr>
        <w:t>-</w:t>
      </w:r>
      <w:r w:rsidRPr="00083B4B">
        <w:rPr>
          <w:rFonts w:ascii="Century Gothic" w:eastAsia="Times New Roman" w:hAnsi="Century Gothic" w:cs="Segoe UI"/>
          <w:bCs/>
          <w:color w:val="262626"/>
          <w:lang w:eastAsia="es-CO"/>
        </w:rPr>
        <w:t>seguridad</w:t>
      </w:r>
      <w:r w:rsidRPr="00083B4B">
        <w:rPr>
          <w:rFonts w:ascii="Century Gothic" w:eastAsia="Times New Roman" w:hAnsi="Century Gothic" w:cs="Segoe UI"/>
          <w:lang w:eastAsia="es-CO"/>
        </w:rPr>
        <w:t> </w:t>
      </w:r>
    </w:p>
    <w:p w14:paraId="683CAC02" w14:textId="77777777" w:rsidR="00772D0F" w:rsidRPr="00083B4B" w:rsidRDefault="003B2D94"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color w:val="262626"/>
          <w:lang w:eastAsia="es-CO"/>
        </w:rPr>
        <w:t xml:space="preserve">Seguridad </w:t>
      </w:r>
      <w:r w:rsidR="000B5FF9" w:rsidRPr="00083B4B">
        <w:rPr>
          <w:rFonts w:ascii="Century Gothic" w:eastAsia="Times New Roman" w:hAnsi="Century Gothic" w:cs="Segoe UI"/>
          <w:bCs/>
          <w:color w:val="262626"/>
          <w:lang w:eastAsia="es-CO"/>
        </w:rPr>
        <w:t>Pública</w:t>
      </w:r>
      <w:r w:rsidRPr="00083B4B">
        <w:rPr>
          <w:rFonts w:ascii="Century Gothic" w:eastAsia="Times New Roman" w:hAnsi="Century Gothic" w:cs="Segoe UI"/>
          <w:color w:val="262626"/>
          <w:lang w:eastAsia="es-CO"/>
        </w:rPr>
        <w:t>.</w:t>
      </w:r>
      <w:r w:rsidRPr="00083B4B">
        <w:rPr>
          <w:rFonts w:ascii="Century Gothic" w:eastAsia="Times New Roman" w:hAnsi="Century Gothic" w:cs="Segoe UI"/>
          <w:lang w:eastAsia="es-CO"/>
        </w:rPr>
        <w:t> </w:t>
      </w:r>
    </w:p>
    <w:p w14:paraId="7A9FB5F8" w14:textId="77777777" w:rsidR="00B15870" w:rsidRPr="00083B4B" w:rsidRDefault="003B2D94" w:rsidP="00F14E97">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color w:val="262626"/>
          <w:lang w:eastAsia="es-CO"/>
        </w:rPr>
        <w:t>Gestión de Emergencias: </w:t>
      </w:r>
      <w:r w:rsidRPr="00083B4B">
        <w:rPr>
          <w:rFonts w:ascii="Century Gothic" w:eastAsia="Times New Roman" w:hAnsi="Century Gothic" w:cs="Segoe UI"/>
          <w:lang w:eastAsia="es-CO"/>
        </w:rPr>
        <w:t>Busca desarrollar acciones orientadas a mejorar la gestión y coordinación de los organismos de atención de emergencias y de seguridad a nivel nacional y territorial. Este sistema debe integrarse con los sistemas de gestión de emer</w:t>
      </w:r>
      <w:r w:rsidR="00772D0F" w:rsidRPr="00083B4B">
        <w:rPr>
          <w:rFonts w:ascii="Century Gothic" w:eastAsia="Times New Roman" w:hAnsi="Century Gothic" w:cs="Segoe UI"/>
          <w:lang w:eastAsia="es-CO"/>
        </w:rPr>
        <w:t>gencias y seguridad existentes.</w:t>
      </w:r>
    </w:p>
    <w:p w14:paraId="5C14E4DA" w14:textId="77777777" w:rsidR="00B15870" w:rsidRPr="00083B4B" w:rsidRDefault="003B2D94" w:rsidP="00F14E97">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lang w:eastAsia="es-CO"/>
        </w:rPr>
        <w:t>Administración del sistema de seguridad:</w:t>
      </w:r>
      <w:r w:rsidRPr="00083B4B">
        <w:rPr>
          <w:rFonts w:ascii="Century Gothic" w:eastAsia="Times New Roman" w:hAnsi="Century Gothic" w:cs="Segoe UI"/>
          <w:lang w:eastAsia="es-CO"/>
        </w:rPr>
        <w:t xml:space="preserve"> Sistema o plataforma que gestione de manera centralizada e integrada la seguridad de </w:t>
      </w:r>
      <w:r w:rsidR="008F4D91" w:rsidRPr="00083B4B">
        <w:rPr>
          <w:rFonts w:ascii="Century Gothic" w:eastAsia="Times New Roman" w:hAnsi="Century Gothic" w:cs="Segoe UI"/>
          <w:lang w:eastAsia="es-CO"/>
        </w:rPr>
        <w:t>la ciudad.</w:t>
      </w:r>
    </w:p>
    <w:p w14:paraId="289C5F7B" w14:textId="77777777" w:rsidR="008F4D91" w:rsidRPr="00083B4B" w:rsidRDefault="003B2D94" w:rsidP="00083B4B">
      <w:pPr>
        <w:pStyle w:val="Prrafodelista"/>
        <w:numPr>
          <w:ilvl w:val="0"/>
          <w:numId w:val="17"/>
        </w:numPr>
        <w:spacing w:after="0" w:line="276" w:lineRule="auto"/>
        <w:jc w:val="both"/>
        <w:textAlignment w:val="baseline"/>
        <w:rPr>
          <w:rFonts w:ascii="Century Gothic" w:eastAsia="Times New Roman" w:hAnsi="Century Gothic" w:cs="Segoe UI"/>
          <w:lang w:eastAsia="es-CO"/>
        </w:rPr>
      </w:pPr>
      <w:r w:rsidRPr="00083B4B">
        <w:rPr>
          <w:rFonts w:ascii="Century Gothic" w:eastAsia="Times New Roman" w:hAnsi="Century Gothic" w:cs="Segoe UI"/>
          <w:bCs/>
          <w:lang w:eastAsia="es-CO"/>
        </w:rPr>
        <w:t>Open Data:</w:t>
      </w:r>
      <w:r w:rsidRPr="00083B4B">
        <w:rPr>
          <w:rFonts w:ascii="Century Gothic" w:eastAsia="Times New Roman" w:hAnsi="Century Gothic" w:cs="Segoe UI"/>
          <w:lang w:eastAsia="es-CO"/>
        </w:rPr>
        <w:t> Apertura de datos seguridad ciudadana. Redes de seguridad público privada </w:t>
      </w:r>
    </w:p>
    <w:p w14:paraId="1207B4D3" w14:textId="77777777" w:rsidR="00B15870" w:rsidRPr="00F14E97" w:rsidRDefault="00B15870" w:rsidP="00F14E97">
      <w:pPr>
        <w:spacing w:after="0" w:line="276" w:lineRule="auto"/>
        <w:jc w:val="both"/>
        <w:textAlignment w:val="baseline"/>
        <w:rPr>
          <w:rFonts w:ascii="Century Gothic" w:eastAsia="Times New Roman" w:hAnsi="Century Gothic" w:cs="Segoe UI"/>
          <w:lang w:eastAsia="es-CO"/>
        </w:rPr>
      </w:pPr>
    </w:p>
    <w:p w14:paraId="4CB0AC89" w14:textId="77777777" w:rsidR="00B15870" w:rsidRPr="00083B4B" w:rsidRDefault="0034695F" w:rsidP="00083B4B">
      <w:pPr>
        <w:spacing w:after="0" w:line="276"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iCs/>
          <w:lang w:eastAsia="es-CO"/>
        </w:rPr>
        <w:t xml:space="preserve">Marco legal: Se investigó la normatividad, políticas, </w:t>
      </w:r>
      <w:r w:rsidR="00326564" w:rsidRPr="00F14E97">
        <w:rPr>
          <w:rFonts w:ascii="Century Gothic" w:eastAsia="Times New Roman" w:hAnsi="Century Gothic" w:cs="Segoe UI"/>
          <w:iCs/>
          <w:lang w:eastAsia="es-CO"/>
        </w:rPr>
        <w:t>leyes que rigen en este módulo.</w:t>
      </w:r>
    </w:p>
    <w:p w14:paraId="30D7F237" w14:textId="77777777" w:rsidR="00C755DB" w:rsidRPr="00F14E97" w:rsidRDefault="00F94C7A" w:rsidP="00F14E97">
      <w:pPr>
        <w:keepNext/>
        <w:spacing w:after="0" w:line="276" w:lineRule="auto"/>
        <w:jc w:val="both"/>
        <w:textAlignment w:val="baseline"/>
        <w:rPr>
          <w:rFonts w:ascii="Century Gothic" w:hAnsi="Century Gothic" w:cs="Arial"/>
          <w:noProof/>
          <w:lang w:eastAsia="es-CO"/>
        </w:rPr>
      </w:pPr>
      <w:r w:rsidRPr="00F14E97">
        <w:rPr>
          <w:rFonts w:ascii="Century Gothic" w:hAnsi="Century Gothic" w:cs="Arial"/>
          <w:noProof/>
          <w:lang w:eastAsia="es-CO"/>
        </w:rPr>
        <w:t xml:space="preserve">                    </w:t>
      </w:r>
      <w:r w:rsidR="00AD3462" w:rsidRPr="00F14E97">
        <w:rPr>
          <w:rFonts w:ascii="Century Gothic" w:hAnsi="Century Gothic" w:cs="Arial"/>
          <w:noProof/>
          <w:lang w:eastAsia="es-CO"/>
        </w:rPr>
        <w:t xml:space="preserve">  </w:t>
      </w:r>
      <w:r w:rsidR="00AD3462" w:rsidRPr="00F14E97">
        <w:rPr>
          <w:rFonts w:ascii="Century Gothic" w:hAnsi="Century Gothic" w:cs="Arial"/>
          <w:noProof/>
          <w:lang w:eastAsia="es-CO"/>
        </w:rPr>
        <w:drawing>
          <wp:inline distT="0" distB="0" distL="0" distR="0" wp14:anchorId="7C8D7ED5" wp14:editId="5B479D6D">
            <wp:extent cx="3413051" cy="2445488"/>
            <wp:effectExtent l="0" t="0" r="0" b="1206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6773F7C7" w14:textId="77777777" w:rsidR="00C755DB" w:rsidRPr="00F14E97" w:rsidRDefault="00C755DB" w:rsidP="00F14E97">
      <w:pPr>
        <w:keepNext/>
        <w:spacing w:after="0" w:line="276" w:lineRule="auto"/>
        <w:jc w:val="both"/>
        <w:textAlignment w:val="baseline"/>
        <w:rPr>
          <w:rFonts w:ascii="Century Gothic" w:hAnsi="Century Gothic"/>
        </w:rPr>
      </w:pPr>
    </w:p>
    <w:p w14:paraId="66F5784A" w14:textId="77777777" w:rsidR="00B90EE9" w:rsidRPr="00A32F73" w:rsidRDefault="00C755DB" w:rsidP="00A32F73">
      <w:pPr>
        <w:pStyle w:val="Descripcin"/>
        <w:jc w:val="center"/>
        <w:rPr>
          <w:rFonts w:ascii="Century Gothic" w:hAnsi="Century Gothic" w:cs="Arial"/>
          <w:i w:val="0"/>
          <w:noProof/>
          <w:color w:val="auto"/>
          <w:sz w:val="22"/>
          <w:szCs w:val="22"/>
          <w:lang w:eastAsia="es-CO"/>
        </w:rPr>
      </w:pPr>
      <w:bookmarkStart w:id="88" w:name="_Toc448415483"/>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13</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xml:space="preserve">. </w:t>
      </w:r>
      <w:r w:rsidR="00B90EE9" w:rsidRPr="00F14E97">
        <w:rPr>
          <w:rFonts w:ascii="Century Gothic" w:hAnsi="Century Gothic"/>
          <w:i w:val="0"/>
          <w:color w:val="auto"/>
          <w:sz w:val="22"/>
          <w:szCs w:val="22"/>
        </w:rPr>
        <w:t>Entes que Intervienen.</w:t>
      </w:r>
      <w:bookmarkEnd w:id="88"/>
    </w:p>
    <w:p w14:paraId="72149768" w14:textId="39F78C3B" w:rsidR="000B5FF9" w:rsidRPr="00E87A60" w:rsidRDefault="0013355E" w:rsidP="00A32F73">
      <w:pPr>
        <w:pStyle w:val="Prrafodelista"/>
        <w:numPr>
          <w:ilvl w:val="1"/>
          <w:numId w:val="6"/>
        </w:numPr>
        <w:spacing w:after="0" w:line="240" w:lineRule="auto"/>
        <w:jc w:val="both"/>
        <w:textAlignment w:val="baseline"/>
        <w:outlineLvl w:val="1"/>
        <w:rPr>
          <w:rFonts w:ascii="Century Gothic" w:eastAsia="Times New Roman" w:hAnsi="Century Gothic" w:cs="Segoe UI"/>
          <w:b/>
          <w:bCs/>
          <w:lang w:eastAsia="es-CO"/>
        </w:rPr>
      </w:pPr>
      <w:bookmarkStart w:id="89" w:name="_Toc448483857"/>
      <w:r w:rsidRPr="00E87A60">
        <w:rPr>
          <w:rFonts w:ascii="Century Gothic" w:eastAsia="Times New Roman" w:hAnsi="Century Gothic" w:cs="Segoe UI"/>
          <w:b/>
          <w:bCs/>
          <w:lang w:eastAsia="es-CO"/>
        </w:rPr>
        <w:t>Módulo</w:t>
      </w:r>
      <w:r w:rsidR="00084E8E" w:rsidRPr="00E87A60">
        <w:rPr>
          <w:rFonts w:ascii="Century Gothic" w:eastAsia="Times New Roman" w:hAnsi="Century Gothic" w:cs="Segoe UI"/>
          <w:b/>
          <w:bCs/>
          <w:lang w:eastAsia="es-CO"/>
        </w:rPr>
        <w:t xml:space="preserve"> </w:t>
      </w:r>
      <w:r w:rsidRPr="00E87A60">
        <w:rPr>
          <w:rFonts w:ascii="Century Gothic" w:eastAsia="Times New Roman" w:hAnsi="Century Gothic" w:cs="Segoe UI"/>
          <w:b/>
          <w:bCs/>
          <w:lang w:eastAsia="es-CO"/>
        </w:rPr>
        <w:t xml:space="preserve">de </w:t>
      </w:r>
      <w:r w:rsidR="00084E8E" w:rsidRPr="00E87A60">
        <w:rPr>
          <w:rFonts w:ascii="Century Gothic" w:eastAsia="Times New Roman" w:hAnsi="Century Gothic" w:cs="Segoe UI"/>
          <w:b/>
          <w:bCs/>
          <w:lang w:eastAsia="es-CO"/>
        </w:rPr>
        <w:t>Salud</w:t>
      </w:r>
      <w:bookmarkEnd w:id="89"/>
    </w:p>
    <w:p w14:paraId="1B015989" w14:textId="77777777" w:rsidR="000B5FF9" w:rsidRPr="00F14E97" w:rsidRDefault="000B5FF9" w:rsidP="00F14E97">
      <w:pPr>
        <w:spacing w:after="0" w:line="240" w:lineRule="auto"/>
        <w:jc w:val="both"/>
        <w:textAlignment w:val="baseline"/>
        <w:rPr>
          <w:rFonts w:ascii="Century Gothic" w:eastAsia="Times New Roman" w:hAnsi="Century Gothic" w:cs="Segoe UI"/>
          <w:b/>
          <w:bCs/>
          <w:lang w:eastAsia="es-CO"/>
        </w:rPr>
      </w:pPr>
    </w:p>
    <w:p w14:paraId="1DD48DDA" w14:textId="77777777" w:rsidR="003B2D94" w:rsidRPr="00F14E97" w:rsidRDefault="003B2D94"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En este módulo se busca la innovación en la salud, permite intercambiar datos con el propósito de facilitar el acceso a los servicios, también se tiene la oportunidad en la prestación de servicios a la población que presenta limitaciones de oferta por su lugar de ubicación. Busca robustecer el concepto de redes integradas de servicios de salud, con aplicaciones TIC salud. </w:t>
      </w:r>
    </w:p>
    <w:p w14:paraId="7E5296B2" w14:textId="77777777" w:rsidR="000B5FF9" w:rsidRPr="00F14E97" w:rsidRDefault="000B5FF9" w:rsidP="00F14E97">
      <w:pPr>
        <w:spacing w:after="0" w:line="240" w:lineRule="auto"/>
        <w:jc w:val="both"/>
        <w:textAlignment w:val="baseline"/>
        <w:rPr>
          <w:rFonts w:ascii="Century Gothic" w:eastAsia="Times New Roman" w:hAnsi="Century Gothic" w:cs="Segoe UI"/>
          <w:lang w:eastAsia="es-CO"/>
        </w:rPr>
      </w:pPr>
    </w:p>
    <w:p w14:paraId="416C14D6" w14:textId="77777777" w:rsidR="000813A5" w:rsidRPr="00F14E97" w:rsidRDefault="000813A5" w:rsidP="00F14E97">
      <w:pPr>
        <w:spacing w:after="0" w:line="276"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bCs/>
          <w:color w:val="262626"/>
          <w:lang w:eastAsia="es-CO"/>
        </w:rPr>
        <w:t>Funcionalidades:</w:t>
      </w:r>
    </w:p>
    <w:p w14:paraId="6A683E6A" w14:textId="77777777" w:rsidR="00B15870" w:rsidRPr="00A32F73" w:rsidRDefault="003B2D94" w:rsidP="00F14E97">
      <w:pPr>
        <w:pStyle w:val="Prrafodelista"/>
        <w:numPr>
          <w:ilvl w:val="0"/>
          <w:numId w:val="18"/>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bCs/>
          <w:color w:val="262626"/>
          <w:lang w:eastAsia="es-CO"/>
        </w:rPr>
        <w:t>Integración Telemática</w:t>
      </w:r>
      <w:r w:rsidRPr="00A32F73">
        <w:rPr>
          <w:rFonts w:ascii="Century Gothic" w:eastAsia="Times New Roman" w:hAnsi="Century Gothic" w:cs="Segoe UI"/>
          <w:color w:val="262626"/>
          <w:lang w:eastAsia="es-CO"/>
        </w:rPr>
        <w:t>: </w:t>
      </w:r>
      <w:r w:rsidRPr="00A32F73">
        <w:rPr>
          <w:rFonts w:ascii="Century Gothic" w:eastAsia="Times New Roman" w:hAnsi="Century Gothic" w:cs="Segoe UI"/>
          <w:lang w:eastAsia="es-CO"/>
        </w:rPr>
        <w:t xml:space="preserve">Fortalecimiento de la capacidad resolutiva de los servicios de medicina,  desarrollando soluciones </w:t>
      </w:r>
      <w:r w:rsidR="001C664A" w:rsidRPr="00A32F73">
        <w:rPr>
          <w:rFonts w:ascii="Century Gothic" w:eastAsia="Times New Roman" w:hAnsi="Century Gothic" w:cs="Segoe UI"/>
          <w:lang w:eastAsia="es-CO"/>
        </w:rPr>
        <w:t>móviles, APS y atención en casa.</w:t>
      </w:r>
    </w:p>
    <w:p w14:paraId="3C2F5F32" w14:textId="77777777" w:rsidR="00B15870" w:rsidRPr="00A32F73" w:rsidRDefault="003B2D94" w:rsidP="00F14E97">
      <w:pPr>
        <w:pStyle w:val="Prrafodelista"/>
        <w:numPr>
          <w:ilvl w:val="0"/>
          <w:numId w:val="18"/>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Historia clínica electrónica: </w:t>
      </w:r>
      <w:r w:rsidRPr="00A32F73">
        <w:rPr>
          <w:rFonts w:ascii="Century Gothic" w:eastAsia="Times New Roman" w:hAnsi="Century Gothic" w:cs="Segoe UI"/>
          <w:lang w:eastAsia="es-CO"/>
        </w:rPr>
        <w:t xml:space="preserve">Contiene la narración escrita, clara, precisa, detallada y ordenada de todos los datos tanto personales como familiares, que se refieren a un paciente y que sirven de base para cualquier entidad </w:t>
      </w:r>
      <w:r w:rsidR="00084E8E" w:rsidRPr="00A32F73">
        <w:rPr>
          <w:rFonts w:ascii="Century Gothic" w:eastAsia="Times New Roman" w:hAnsi="Century Gothic" w:cs="Segoe UI"/>
          <w:lang w:eastAsia="es-CO"/>
        </w:rPr>
        <w:t>de salud pública o privada.</w:t>
      </w:r>
    </w:p>
    <w:p w14:paraId="0063D038" w14:textId="77777777" w:rsidR="00B15870" w:rsidRPr="00A32F73" w:rsidRDefault="003B2D94" w:rsidP="00F14E97">
      <w:pPr>
        <w:pStyle w:val="Prrafodelista"/>
        <w:numPr>
          <w:ilvl w:val="0"/>
          <w:numId w:val="18"/>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Sistema Único de Afiliaciones</w:t>
      </w:r>
      <w:r w:rsidRPr="00A32F73">
        <w:rPr>
          <w:rFonts w:ascii="Century Gothic" w:eastAsia="Times New Roman" w:hAnsi="Century Gothic" w:cs="Segoe UI"/>
          <w:b/>
          <w:color w:val="262626"/>
          <w:lang w:eastAsia="es-CO"/>
        </w:rPr>
        <w:t>:</w:t>
      </w:r>
      <w:r w:rsidRPr="00A32F73">
        <w:rPr>
          <w:rFonts w:ascii="Century Gothic" w:eastAsia="Times New Roman" w:hAnsi="Century Gothic" w:cs="Segoe UI"/>
          <w:color w:val="262626"/>
          <w:lang w:eastAsia="es-CO"/>
        </w:rPr>
        <w:t> </w:t>
      </w:r>
      <w:r w:rsidRPr="00A32F73">
        <w:rPr>
          <w:rFonts w:ascii="Century Gothic" w:eastAsia="Times New Roman" w:hAnsi="Century Gothic" w:cs="Segoe UI"/>
          <w:lang w:eastAsia="es-CO"/>
        </w:rPr>
        <w:t>Plataforma Universal de Salud con sistema único de afiliación entre el ciudadano, redes de atención y médico</w:t>
      </w:r>
      <w:r w:rsidR="00084E8E" w:rsidRPr="00A32F73">
        <w:rPr>
          <w:rFonts w:ascii="Century Gothic" w:eastAsia="Times New Roman" w:hAnsi="Century Gothic" w:cs="Segoe UI"/>
          <w:lang w:eastAsia="es-CO"/>
        </w:rPr>
        <w:t>.</w:t>
      </w:r>
    </w:p>
    <w:p w14:paraId="103799A9" w14:textId="77777777" w:rsidR="00B15870" w:rsidRPr="00A32F73" w:rsidRDefault="003B2D94" w:rsidP="00F14E97">
      <w:pPr>
        <w:pStyle w:val="Prrafodelista"/>
        <w:numPr>
          <w:ilvl w:val="0"/>
          <w:numId w:val="18"/>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Programas de Salud: </w:t>
      </w:r>
      <w:r w:rsidRPr="00A32F73">
        <w:rPr>
          <w:rFonts w:ascii="Century Gothic" w:eastAsia="Times New Roman" w:hAnsi="Century Gothic" w:cs="Segoe UI"/>
          <w:lang w:eastAsia="es-CO"/>
        </w:rPr>
        <w:t xml:space="preserve">Permite a los pacientes tener un plan de autocuidado con respecto a un tratamiento </w:t>
      </w:r>
      <w:r w:rsidR="000B5FF9" w:rsidRPr="00A32F73">
        <w:rPr>
          <w:rFonts w:ascii="Century Gothic" w:eastAsia="Times New Roman" w:hAnsi="Century Gothic" w:cs="Segoe UI"/>
          <w:lang w:eastAsia="es-CO"/>
        </w:rPr>
        <w:t>específico</w:t>
      </w:r>
      <w:r w:rsidRPr="00A32F73">
        <w:rPr>
          <w:rFonts w:ascii="Century Gothic" w:eastAsia="Times New Roman" w:hAnsi="Century Gothic" w:cs="Segoe UI"/>
          <w:lang w:eastAsia="es-CO"/>
        </w:rPr>
        <w:t xml:space="preserve"> y reportar en línea a su </w:t>
      </w:r>
      <w:r w:rsidR="000B5FF9" w:rsidRPr="00A32F73">
        <w:rPr>
          <w:rFonts w:ascii="Century Gothic" w:eastAsia="Times New Roman" w:hAnsi="Century Gothic" w:cs="Segoe UI"/>
          <w:lang w:eastAsia="es-CO"/>
        </w:rPr>
        <w:t>médico</w:t>
      </w:r>
      <w:r w:rsidRPr="00A32F73">
        <w:rPr>
          <w:rFonts w:ascii="Century Gothic" w:eastAsia="Times New Roman" w:hAnsi="Century Gothic" w:cs="Segoe UI"/>
          <w:lang w:eastAsia="es-CO"/>
        </w:rPr>
        <w:t xml:space="preserve"> para saber si se </w:t>
      </w:r>
      <w:r w:rsidR="000B5FF9" w:rsidRPr="00A32F73">
        <w:rPr>
          <w:rFonts w:ascii="Century Gothic" w:eastAsia="Times New Roman" w:hAnsi="Century Gothic" w:cs="Segoe UI"/>
          <w:lang w:eastAsia="es-CO"/>
        </w:rPr>
        <w:t>está</w:t>
      </w:r>
      <w:r w:rsidR="00084E8E" w:rsidRPr="00A32F73">
        <w:rPr>
          <w:rFonts w:ascii="Century Gothic" w:eastAsia="Times New Roman" w:hAnsi="Century Gothic" w:cs="Segoe UI"/>
          <w:lang w:eastAsia="es-CO"/>
        </w:rPr>
        <w:t xml:space="preserve"> aplicando de la forma correcta.</w:t>
      </w:r>
    </w:p>
    <w:p w14:paraId="400EAD68" w14:textId="77777777" w:rsidR="00B15870" w:rsidRPr="00A32F73" w:rsidRDefault="003B2D94" w:rsidP="00F14E97">
      <w:pPr>
        <w:pStyle w:val="Prrafodelista"/>
        <w:numPr>
          <w:ilvl w:val="0"/>
          <w:numId w:val="18"/>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Gestión de contaminación: </w:t>
      </w:r>
      <w:r w:rsidRPr="00A32F73">
        <w:rPr>
          <w:rFonts w:ascii="Century Gothic" w:eastAsia="Times New Roman" w:hAnsi="Century Gothic" w:cs="Segoe UI"/>
          <w:lang w:eastAsia="es-CO"/>
        </w:rPr>
        <w:t xml:space="preserve">Sensores de medición en tiempo real de los niveles de polución (CO2, Ozono, calidad del agua). Esto permitirá la generación de alertas a poblaciones y la mejora de las </w:t>
      </w:r>
      <w:r w:rsidR="00084E8E" w:rsidRPr="00A32F73">
        <w:rPr>
          <w:rFonts w:ascii="Century Gothic" w:eastAsia="Times New Roman" w:hAnsi="Century Gothic" w:cs="Segoe UI"/>
          <w:lang w:eastAsia="es-CO"/>
        </w:rPr>
        <w:t>políticas públicas relacionadas.</w:t>
      </w:r>
    </w:p>
    <w:p w14:paraId="0E1F3BCB" w14:textId="77777777" w:rsidR="003B2D94" w:rsidRPr="00A32F73" w:rsidRDefault="003B2D94" w:rsidP="00A32F73">
      <w:pPr>
        <w:pStyle w:val="Prrafodelista"/>
        <w:numPr>
          <w:ilvl w:val="0"/>
          <w:numId w:val="18"/>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Open Data</w:t>
      </w:r>
      <w:r w:rsidR="000B5FF9" w:rsidRPr="00A32F73">
        <w:rPr>
          <w:rFonts w:ascii="Century Gothic" w:eastAsia="Times New Roman" w:hAnsi="Century Gothic" w:cs="Segoe UI"/>
          <w:color w:val="262626"/>
          <w:lang w:eastAsia="es-CO"/>
        </w:rPr>
        <w:t>:</w:t>
      </w:r>
      <w:r w:rsidR="000B5FF9" w:rsidRPr="00A32F73">
        <w:rPr>
          <w:rFonts w:ascii="Century Gothic" w:eastAsia="Times New Roman" w:hAnsi="Century Gothic" w:cs="Segoe UI"/>
          <w:b/>
          <w:color w:val="262626"/>
          <w:lang w:eastAsia="es-CO"/>
        </w:rPr>
        <w:t xml:space="preserve"> </w:t>
      </w:r>
      <w:r w:rsidR="000B5FF9" w:rsidRPr="00A32F73">
        <w:rPr>
          <w:rFonts w:ascii="Century Gothic" w:eastAsia="Times New Roman" w:hAnsi="Century Gothic" w:cs="Segoe UI"/>
          <w:color w:val="262626"/>
          <w:lang w:eastAsia="es-CO"/>
        </w:rPr>
        <w:t>Apertura</w:t>
      </w:r>
      <w:r w:rsidRPr="00A32F73">
        <w:rPr>
          <w:rFonts w:ascii="Century Gothic" w:eastAsia="Times New Roman" w:hAnsi="Century Gothic" w:cs="Segoe UI"/>
          <w:lang w:eastAsia="es-CO"/>
        </w:rPr>
        <w:t xml:space="preserve"> de datos sobre la prestación de servicios de salud, salud pública y gestión de riesgo en salu</w:t>
      </w:r>
      <w:r w:rsidR="000B5FF9" w:rsidRPr="00A32F73">
        <w:rPr>
          <w:rFonts w:ascii="Century Gothic" w:eastAsia="Times New Roman" w:hAnsi="Century Gothic" w:cs="Segoe UI"/>
          <w:lang w:eastAsia="es-CO"/>
        </w:rPr>
        <w:t>d.</w:t>
      </w:r>
    </w:p>
    <w:p w14:paraId="5F458B99" w14:textId="77777777" w:rsidR="00B15870" w:rsidRPr="00F14E97" w:rsidRDefault="00B15870" w:rsidP="00F14E97">
      <w:pPr>
        <w:spacing w:after="0" w:line="276" w:lineRule="auto"/>
        <w:jc w:val="both"/>
        <w:textAlignment w:val="baseline"/>
        <w:rPr>
          <w:rFonts w:ascii="Century Gothic" w:eastAsia="Times New Roman" w:hAnsi="Century Gothic" w:cs="Segoe UI"/>
          <w:bCs/>
          <w:color w:val="262626"/>
          <w:lang w:eastAsia="es-CO"/>
        </w:rPr>
      </w:pPr>
    </w:p>
    <w:p w14:paraId="0A0956E9" w14:textId="77777777" w:rsidR="00820342" w:rsidRPr="00A32F73" w:rsidRDefault="00084E8E" w:rsidP="00A32F73">
      <w:pPr>
        <w:spacing w:after="0" w:line="276" w:lineRule="auto"/>
        <w:jc w:val="both"/>
        <w:textAlignment w:val="baseline"/>
        <w:rPr>
          <w:rFonts w:ascii="Century Gothic" w:eastAsia="Times New Roman" w:hAnsi="Century Gothic" w:cs="Segoe UI"/>
          <w:i/>
          <w:iCs/>
          <w:lang w:eastAsia="es-CO"/>
        </w:rPr>
      </w:pPr>
      <w:r w:rsidRPr="00F14E97">
        <w:rPr>
          <w:rFonts w:ascii="Century Gothic" w:eastAsia="Times New Roman" w:hAnsi="Century Gothic" w:cs="Segoe UI"/>
          <w:i/>
          <w:iCs/>
          <w:lang w:eastAsia="es-CO"/>
        </w:rPr>
        <w:t>Marco legal:</w:t>
      </w:r>
      <w:r w:rsidRPr="00F14E97">
        <w:rPr>
          <w:rFonts w:ascii="Century Gothic" w:eastAsia="Times New Roman" w:hAnsi="Century Gothic" w:cs="Segoe UI"/>
          <w:iCs/>
          <w:lang w:eastAsia="es-CO"/>
        </w:rPr>
        <w:t xml:space="preserve"> Se investigó la normatividad, políticas, </w:t>
      </w:r>
      <w:r w:rsidR="00A32F73">
        <w:rPr>
          <w:rFonts w:ascii="Century Gothic" w:eastAsia="Times New Roman" w:hAnsi="Century Gothic" w:cs="Segoe UI"/>
          <w:iCs/>
          <w:lang w:eastAsia="es-CO"/>
        </w:rPr>
        <w:t>leyes que rigen en este módulo</w:t>
      </w:r>
    </w:p>
    <w:p w14:paraId="2357D275" w14:textId="77777777" w:rsidR="00C755DB" w:rsidRPr="00F14E97" w:rsidRDefault="00820342" w:rsidP="00F14E97">
      <w:pPr>
        <w:keepNext/>
        <w:spacing w:after="0" w:line="240" w:lineRule="auto"/>
        <w:jc w:val="both"/>
        <w:textAlignment w:val="baseline"/>
        <w:rPr>
          <w:rFonts w:ascii="Century Gothic" w:hAnsi="Century Gothic"/>
        </w:rPr>
      </w:pPr>
      <w:r w:rsidRPr="00F14E97">
        <w:rPr>
          <w:rFonts w:ascii="Century Gothic" w:hAnsi="Century Gothic" w:cs="Arial"/>
          <w:noProof/>
          <w:lang w:eastAsia="es-CO"/>
        </w:rPr>
        <w:t xml:space="preserve">              </w:t>
      </w:r>
      <w:r w:rsidR="00E80D81" w:rsidRPr="00F14E97">
        <w:rPr>
          <w:rFonts w:ascii="Century Gothic" w:hAnsi="Century Gothic" w:cs="Arial"/>
          <w:noProof/>
          <w:lang w:eastAsia="es-CO"/>
        </w:rPr>
        <w:t xml:space="preserve">    </w:t>
      </w:r>
      <w:r w:rsidRPr="00F14E97">
        <w:rPr>
          <w:rFonts w:ascii="Century Gothic" w:hAnsi="Century Gothic" w:cs="Arial"/>
          <w:noProof/>
          <w:lang w:eastAsia="es-CO"/>
        </w:rPr>
        <w:t xml:space="preserve">   </w:t>
      </w:r>
      <w:r w:rsidRPr="00F14E97">
        <w:rPr>
          <w:rFonts w:ascii="Century Gothic" w:hAnsi="Century Gothic" w:cs="Arial"/>
          <w:noProof/>
          <w:lang w:eastAsia="es-CO"/>
        </w:rPr>
        <w:drawing>
          <wp:inline distT="0" distB="0" distL="0" distR="0" wp14:anchorId="656F35BD" wp14:editId="766D7703">
            <wp:extent cx="3615055" cy="2286000"/>
            <wp:effectExtent l="0" t="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7B31939D" w14:textId="77777777" w:rsidR="00F14E97" w:rsidRPr="00A32F73" w:rsidRDefault="00C755DB" w:rsidP="00A32F73">
      <w:pPr>
        <w:pStyle w:val="Descripcin"/>
        <w:jc w:val="center"/>
        <w:rPr>
          <w:rFonts w:ascii="Century Gothic" w:hAnsi="Century Gothic"/>
          <w:i w:val="0"/>
          <w:color w:val="auto"/>
          <w:sz w:val="22"/>
          <w:szCs w:val="22"/>
        </w:rPr>
      </w:pPr>
      <w:bookmarkStart w:id="90" w:name="_Toc448415484"/>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14</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w:t>
      </w:r>
      <w:r w:rsidR="00B90EE9" w:rsidRPr="00F14E97">
        <w:rPr>
          <w:rFonts w:ascii="Century Gothic" w:hAnsi="Century Gothic"/>
          <w:i w:val="0"/>
          <w:color w:val="auto"/>
          <w:sz w:val="22"/>
          <w:szCs w:val="22"/>
        </w:rPr>
        <w:t xml:space="preserve"> Entes que intervienen.</w:t>
      </w:r>
      <w:bookmarkEnd w:id="90"/>
    </w:p>
    <w:p w14:paraId="37F8E852" w14:textId="242666C4" w:rsidR="003B2D94" w:rsidRPr="00E87A60" w:rsidRDefault="0013355E" w:rsidP="00A32F73">
      <w:pPr>
        <w:pStyle w:val="Prrafodelista"/>
        <w:numPr>
          <w:ilvl w:val="1"/>
          <w:numId w:val="6"/>
        </w:numPr>
        <w:spacing w:after="0" w:line="240" w:lineRule="auto"/>
        <w:jc w:val="both"/>
        <w:textAlignment w:val="baseline"/>
        <w:outlineLvl w:val="1"/>
        <w:rPr>
          <w:rFonts w:ascii="Century Gothic" w:eastAsia="Times New Roman" w:hAnsi="Century Gothic" w:cs="Segoe UI"/>
          <w:b/>
          <w:bCs/>
          <w:lang w:eastAsia="es-CO"/>
        </w:rPr>
      </w:pPr>
      <w:bookmarkStart w:id="91" w:name="_Toc448483858"/>
      <w:r w:rsidRPr="00E87A60">
        <w:rPr>
          <w:rFonts w:ascii="Century Gothic" w:eastAsia="Times New Roman" w:hAnsi="Century Gothic" w:cs="Segoe UI"/>
          <w:b/>
          <w:bCs/>
          <w:lang w:eastAsia="es-CO"/>
        </w:rPr>
        <w:t>Módulo</w:t>
      </w:r>
      <w:r w:rsidR="001D4AAD" w:rsidRPr="00E87A60">
        <w:rPr>
          <w:rFonts w:ascii="Century Gothic" w:eastAsia="Times New Roman" w:hAnsi="Century Gothic" w:cs="Segoe UI"/>
          <w:b/>
          <w:bCs/>
          <w:lang w:eastAsia="es-CO"/>
        </w:rPr>
        <w:t> </w:t>
      </w:r>
      <w:r w:rsidRPr="00E87A60">
        <w:rPr>
          <w:rFonts w:ascii="Century Gothic" w:eastAsia="Times New Roman" w:hAnsi="Century Gothic" w:cs="Segoe UI"/>
          <w:b/>
          <w:bCs/>
          <w:lang w:eastAsia="es-CO"/>
        </w:rPr>
        <w:t xml:space="preserve">de </w:t>
      </w:r>
      <w:r w:rsidR="001D4AAD" w:rsidRPr="00E87A60">
        <w:rPr>
          <w:rFonts w:ascii="Century Gothic" w:eastAsia="Times New Roman" w:hAnsi="Century Gothic" w:cs="Segoe UI"/>
          <w:b/>
          <w:bCs/>
          <w:lang w:eastAsia="es-CO"/>
        </w:rPr>
        <w:t>Educación</w:t>
      </w:r>
      <w:bookmarkEnd w:id="91"/>
      <w:r w:rsidR="001D4AAD" w:rsidRPr="00E87A60">
        <w:rPr>
          <w:rFonts w:ascii="Century Gothic" w:eastAsia="Times New Roman" w:hAnsi="Century Gothic" w:cs="Segoe UI"/>
          <w:b/>
          <w:lang w:eastAsia="es-CO"/>
        </w:rPr>
        <w:t> </w:t>
      </w:r>
    </w:p>
    <w:p w14:paraId="62F5560C" w14:textId="77777777" w:rsidR="000B5FF9" w:rsidRPr="00F14E97" w:rsidRDefault="000B5FF9" w:rsidP="00F14E97">
      <w:pPr>
        <w:spacing w:after="0" w:line="240" w:lineRule="auto"/>
        <w:ind w:left="2115"/>
        <w:jc w:val="both"/>
        <w:textAlignment w:val="baseline"/>
        <w:rPr>
          <w:rFonts w:ascii="Century Gothic" w:eastAsia="Times New Roman" w:hAnsi="Century Gothic" w:cs="Segoe UI"/>
          <w:lang w:eastAsia="es-CO"/>
        </w:rPr>
      </w:pPr>
    </w:p>
    <w:p w14:paraId="78F2F667" w14:textId="77777777" w:rsidR="003B2D94" w:rsidRPr="00F14E97" w:rsidRDefault="003B2D94"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 xml:space="preserve">Este módulo es fundamental para el desarrollo urbano, debido a que con educación las ciudades progresan y son </w:t>
      </w:r>
      <w:r w:rsidR="00820342" w:rsidRPr="00F14E97">
        <w:rPr>
          <w:rFonts w:ascii="Century Gothic" w:eastAsia="Times New Roman" w:hAnsi="Century Gothic" w:cs="Segoe UI"/>
          <w:lang w:eastAsia="es-CO"/>
        </w:rPr>
        <w:t>más</w:t>
      </w:r>
      <w:r w:rsidRPr="00F14E97">
        <w:rPr>
          <w:rFonts w:ascii="Century Gothic" w:eastAsia="Times New Roman" w:hAnsi="Century Gothic" w:cs="Segoe UI"/>
          <w:lang w:eastAsia="es-CO"/>
        </w:rPr>
        <w:t xml:space="preserve"> eficientes, se  fomenta la competencia y la diversidad de innovaciones. </w:t>
      </w:r>
    </w:p>
    <w:p w14:paraId="1BE3CAC7" w14:textId="77777777" w:rsidR="00E80D81" w:rsidRPr="00F14E97" w:rsidRDefault="00E80D81" w:rsidP="00F14E97">
      <w:pPr>
        <w:spacing w:after="0" w:line="240" w:lineRule="auto"/>
        <w:jc w:val="both"/>
        <w:textAlignment w:val="baseline"/>
        <w:rPr>
          <w:rFonts w:ascii="Century Gothic" w:eastAsia="Times New Roman" w:hAnsi="Century Gothic" w:cs="Segoe UI"/>
          <w:lang w:eastAsia="es-CO"/>
        </w:rPr>
      </w:pPr>
    </w:p>
    <w:p w14:paraId="0CE6E36D" w14:textId="77777777" w:rsidR="00E80D81" w:rsidRPr="00F14E97" w:rsidRDefault="00D0091D"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Funcionalidades:</w:t>
      </w:r>
    </w:p>
    <w:p w14:paraId="10AF89BE" w14:textId="77777777" w:rsidR="000B5FF9" w:rsidRPr="00F14E97" w:rsidRDefault="000B5FF9" w:rsidP="00F14E97">
      <w:pPr>
        <w:spacing w:after="0" w:line="240" w:lineRule="auto"/>
        <w:jc w:val="both"/>
        <w:textAlignment w:val="baseline"/>
        <w:rPr>
          <w:rFonts w:ascii="Century Gothic" w:eastAsia="Times New Roman" w:hAnsi="Century Gothic" w:cs="Segoe UI"/>
          <w:color w:val="262626"/>
          <w:lang w:eastAsia="es-CO"/>
        </w:rPr>
      </w:pPr>
    </w:p>
    <w:p w14:paraId="3943F9E4" w14:textId="77777777" w:rsidR="00F14E97" w:rsidRPr="00A32F73" w:rsidRDefault="003B2D94" w:rsidP="00F14E97">
      <w:pPr>
        <w:pStyle w:val="Prrafodelista"/>
        <w:numPr>
          <w:ilvl w:val="0"/>
          <w:numId w:val="22"/>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Educación Digital: </w:t>
      </w:r>
      <w:r w:rsidRPr="00A32F73">
        <w:rPr>
          <w:rFonts w:ascii="Century Gothic" w:eastAsia="Times New Roman" w:hAnsi="Century Gothic" w:cs="Segoe UI"/>
          <w:lang w:eastAsia="es-CO"/>
        </w:rPr>
        <w:t>Formaciones en línea tanto para estudiantes como para docentes en colegios y guarde</w:t>
      </w:r>
      <w:r w:rsidR="002C2E3F" w:rsidRPr="00A32F73">
        <w:rPr>
          <w:rFonts w:ascii="Century Gothic" w:eastAsia="Times New Roman" w:hAnsi="Century Gothic" w:cs="Segoe UI"/>
          <w:lang w:eastAsia="es-CO"/>
        </w:rPr>
        <w:t>rías.</w:t>
      </w:r>
    </w:p>
    <w:p w14:paraId="7FD67EAF" w14:textId="77777777" w:rsidR="00B15870" w:rsidRPr="00A32F73" w:rsidRDefault="003B2D94" w:rsidP="00A32F73">
      <w:pPr>
        <w:pStyle w:val="Prrafodelista"/>
        <w:numPr>
          <w:ilvl w:val="0"/>
          <w:numId w:val="22"/>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Formación Digital Entidades Públicas: </w:t>
      </w:r>
      <w:r w:rsidRPr="00A32F73">
        <w:rPr>
          <w:rFonts w:ascii="Century Gothic" w:eastAsia="Times New Roman" w:hAnsi="Century Gothic" w:cs="Segoe UI"/>
          <w:lang w:eastAsia="es-CO"/>
        </w:rPr>
        <w:t>Programas de formación dirigidos a empleados de las entidades relacionadas con los temas de educación en las ciudades</w:t>
      </w:r>
      <w:r w:rsidR="002C2E3F" w:rsidRPr="00A32F73">
        <w:rPr>
          <w:rFonts w:ascii="Century Gothic" w:eastAsia="Times New Roman" w:hAnsi="Century Gothic" w:cs="Segoe UI"/>
          <w:lang w:eastAsia="es-CO"/>
        </w:rPr>
        <w:t>.</w:t>
      </w:r>
    </w:p>
    <w:p w14:paraId="62C6FE20" w14:textId="77777777" w:rsidR="00B15870" w:rsidRPr="00A32F73" w:rsidRDefault="003B2D94" w:rsidP="00F14E97">
      <w:pPr>
        <w:pStyle w:val="Prrafodelista"/>
        <w:numPr>
          <w:ilvl w:val="0"/>
          <w:numId w:val="22"/>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Canales digitales de formación: </w:t>
      </w:r>
      <w:r w:rsidRPr="00A32F73">
        <w:rPr>
          <w:rFonts w:ascii="Century Gothic" w:eastAsia="Times New Roman" w:hAnsi="Century Gothic" w:cs="Segoe UI"/>
          <w:lang w:eastAsia="es-CO"/>
        </w:rPr>
        <w:t>Canales abiertos de formación en diferentes temas a los ciudadanos. Educación abierta online.</w:t>
      </w:r>
    </w:p>
    <w:p w14:paraId="071009E4" w14:textId="77777777" w:rsidR="003B2D94" w:rsidRPr="00A32F73" w:rsidRDefault="003B2D94" w:rsidP="00A32F73">
      <w:pPr>
        <w:pStyle w:val="Prrafodelista"/>
        <w:numPr>
          <w:ilvl w:val="0"/>
          <w:numId w:val="22"/>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Convalidación de títulos educativos: </w:t>
      </w:r>
      <w:r w:rsidRPr="00A32F73">
        <w:rPr>
          <w:rFonts w:ascii="Century Gothic" w:eastAsia="Times New Roman" w:hAnsi="Century Gothic" w:cs="Segoe UI"/>
          <w:lang w:eastAsia="es-CO"/>
        </w:rPr>
        <w:t xml:space="preserve">Mejoramiento y automatización de procesos necesarios para el reconocimiento de un </w:t>
      </w:r>
      <w:r w:rsidR="007D5596" w:rsidRPr="00A32F73">
        <w:rPr>
          <w:rFonts w:ascii="Century Gothic" w:eastAsia="Times New Roman" w:hAnsi="Century Gothic" w:cs="Segoe UI"/>
          <w:lang w:eastAsia="es-CO"/>
        </w:rPr>
        <w:t>título</w:t>
      </w:r>
      <w:r w:rsidR="002C2E3F" w:rsidRPr="00A32F73">
        <w:rPr>
          <w:rFonts w:ascii="Century Gothic" w:eastAsia="Times New Roman" w:hAnsi="Century Gothic" w:cs="Segoe UI"/>
          <w:lang w:eastAsia="es-CO"/>
        </w:rPr>
        <w:t xml:space="preserve"> de educación superior.</w:t>
      </w:r>
    </w:p>
    <w:p w14:paraId="0D581166" w14:textId="77777777" w:rsidR="00B15870" w:rsidRPr="00F14E97" w:rsidRDefault="00B15870" w:rsidP="00F14E97">
      <w:pPr>
        <w:spacing w:after="0" w:line="276" w:lineRule="auto"/>
        <w:jc w:val="both"/>
        <w:textAlignment w:val="baseline"/>
        <w:rPr>
          <w:rFonts w:ascii="Century Gothic" w:eastAsia="Times New Roman" w:hAnsi="Century Gothic" w:cs="Segoe UI"/>
          <w:lang w:eastAsia="es-CO"/>
        </w:rPr>
      </w:pPr>
    </w:p>
    <w:p w14:paraId="06A037EC" w14:textId="77777777" w:rsidR="002C2E3F" w:rsidRPr="00F14E97" w:rsidRDefault="002C2E3F" w:rsidP="00F14E97">
      <w:pPr>
        <w:spacing w:after="0" w:line="276" w:lineRule="auto"/>
        <w:jc w:val="both"/>
        <w:textAlignment w:val="baseline"/>
        <w:rPr>
          <w:rFonts w:ascii="Century Gothic" w:eastAsia="Times New Roman" w:hAnsi="Century Gothic" w:cs="Segoe UI"/>
          <w:i/>
          <w:iCs/>
          <w:lang w:eastAsia="es-CO"/>
        </w:rPr>
      </w:pPr>
      <w:r w:rsidRPr="00F14E97">
        <w:rPr>
          <w:rFonts w:ascii="Century Gothic" w:eastAsia="Times New Roman" w:hAnsi="Century Gothic" w:cs="Segoe UI"/>
          <w:iCs/>
          <w:lang w:eastAsia="es-CO"/>
        </w:rPr>
        <w:t>Marco legal: Se investigó la normatividad, políticas, leyes que rigen en este</w:t>
      </w:r>
      <w:r w:rsidR="008D3277" w:rsidRPr="00F14E97">
        <w:rPr>
          <w:rFonts w:ascii="Century Gothic" w:eastAsia="Times New Roman" w:hAnsi="Century Gothic" w:cs="Segoe UI"/>
          <w:iCs/>
          <w:lang w:eastAsia="es-CO"/>
        </w:rPr>
        <w:t xml:space="preserve"> módulo.</w:t>
      </w:r>
    </w:p>
    <w:p w14:paraId="4B8DFF3F" w14:textId="77777777" w:rsidR="002C2E3F" w:rsidRPr="00F14E97" w:rsidRDefault="002C2E3F" w:rsidP="00F14E97">
      <w:pPr>
        <w:spacing w:after="0" w:line="240" w:lineRule="auto"/>
        <w:jc w:val="both"/>
        <w:textAlignment w:val="baseline"/>
        <w:rPr>
          <w:rFonts w:ascii="Century Gothic" w:eastAsia="Times New Roman" w:hAnsi="Century Gothic" w:cs="Segoe UI"/>
          <w:iCs/>
          <w:lang w:eastAsia="es-CO"/>
        </w:rPr>
      </w:pPr>
    </w:p>
    <w:p w14:paraId="2185FBAA" w14:textId="77777777" w:rsidR="003B2D94" w:rsidRPr="00F14E97" w:rsidRDefault="0022172A" w:rsidP="00F14E97">
      <w:pPr>
        <w:spacing w:after="0" w:line="240" w:lineRule="auto"/>
        <w:jc w:val="both"/>
        <w:textAlignment w:val="baseline"/>
        <w:rPr>
          <w:rFonts w:ascii="Century Gothic" w:eastAsia="Times New Roman" w:hAnsi="Century Gothic" w:cs="Segoe UI"/>
          <w:lang w:eastAsia="es-CO"/>
        </w:rPr>
      </w:pPr>
      <w:r w:rsidRPr="00F14E97">
        <w:rPr>
          <w:rFonts w:ascii="Century Gothic" w:hAnsi="Century Gothic" w:cs="Arial"/>
          <w:noProof/>
          <w:lang w:eastAsia="es-CO"/>
        </w:rPr>
        <w:t xml:space="preserve">                    </w:t>
      </w:r>
      <w:r w:rsidRPr="00F14E97">
        <w:rPr>
          <w:rFonts w:ascii="Century Gothic" w:hAnsi="Century Gothic" w:cs="Arial"/>
          <w:noProof/>
          <w:lang w:eastAsia="es-CO"/>
        </w:rPr>
        <w:drawing>
          <wp:inline distT="0" distB="0" distL="0" distR="0" wp14:anchorId="607BA8BF" wp14:editId="03058E91">
            <wp:extent cx="4181475" cy="2962275"/>
            <wp:effectExtent l="0" t="19050" r="0" b="2857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2C147230" w14:textId="77777777" w:rsidR="0022172A" w:rsidRPr="00F14E97" w:rsidRDefault="00E80D81" w:rsidP="00F14E97">
      <w:pPr>
        <w:keepNext/>
        <w:spacing w:after="0" w:line="240" w:lineRule="auto"/>
        <w:ind w:left="720"/>
        <w:jc w:val="both"/>
        <w:textAlignment w:val="baseline"/>
        <w:rPr>
          <w:rFonts w:ascii="Century Gothic" w:hAnsi="Century Gothic"/>
        </w:rPr>
      </w:pPr>
      <w:r w:rsidRPr="00F14E97">
        <w:rPr>
          <w:rFonts w:ascii="Century Gothic" w:hAnsi="Century Gothic" w:cs="Arial"/>
          <w:noProof/>
          <w:lang w:eastAsia="es-CO"/>
        </w:rPr>
        <w:t xml:space="preserve">      </w:t>
      </w:r>
      <w:r w:rsidR="002C2E3F" w:rsidRPr="00F14E97">
        <w:rPr>
          <w:rFonts w:ascii="Century Gothic" w:hAnsi="Century Gothic" w:cs="Arial"/>
          <w:noProof/>
          <w:lang w:eastAsia="es-CO"/>
        </w:rPr>
        <w:t xml:space="preserve">     </w:t>
      </w:r>
    </w:p>
    <w:p w14:paraId="276D7594" w14:textId="77777777" w:rsidR="002C2E3F" w:rsidRPr="00F14E97" w:rsidRDefault="0022172A" w:rsidP="00F14E97">
      <w:pPr>
        <w:pStyle w:val="Descripcin"/>
        <w:jc w:val="center"/>
        <w:rPr>
          <w:rFonts w:ascii="Century Gothic" w:hAnsi="Century Gothic" w:cs="Arial"/>
          <w:noProof/>
          <w:sz w:val="22"/>
          <w:szCs w:val="22"/>
          <w:lang w:eastAsia="es-CO"/>
        </w:rPr>
      </w:pPr>
      <w:bookmarkStart w:id="92" w:name="_Toc448415485"/>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15</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xml:space="preserve">. </w:t>
      </w:r>
      <w:r w:rsidR="00B90EE9" w:rsidRPr="00F14E97">
        <w:rPr>
          <w:rFonts w:ascii="Century Gothic" w:hAnsi="Century Gothic"/>
          <w:i w:val="0"/>
          <w:color w:val="auto"/>
          <w:sz w:val="22"/>
          <w:szCs w:val="22"/>
        </w:rPr>
        <w:t>Entes que Intervienen.</w:t>
      </w:r>
      <w:bookmarkEnd w:id="92"/>
    </w:p>
    <w:p w14:paraId="2D4475F3" w14:textId="77777777" w:rsidR="002C2E3F" w:rsidRPr="00F14E97" w:rsidRDefault="002C2E3F" w:rsidP="00F14E97">
      <w:pPr>
        <w:pStyle w:val="Prrafodelista"/>
        <w:spacing w:after="0" w:line="240" w:lineRule="auto"/>
        <w:ind w:left="1728"/>
        <w:jc w:val="both"/>
        <w:textAlignment w:val="baseline"/>
        <w:rPr>
          <w:rFonts w:ascii="Century Gothic" w:hAnsi="Century Gothic" w:cs="Arial"/>
          <w:b/>
        </w:rPr>
      </w:pPr>
    </w:p>
    <w:p w14:paraId="366DB42F" w14:textId="77777777" w:rsidR="008D3277" w:rsidRPr="00F14E97" w:rsidRDefault="008D3277" w:rsidP="00F14E97">
      <w:pPr>
        <w:pStyle w:val="Prrafodelista"/>
        <w:spacing w:after="0" w:line="240" w:lineRule="auto"/>
        <w:ind w:left="1728"/>
        <w:jc w:val="both"/>
        <w:textAlignment w:val="baseline"/>
        <w:rPr>
          <w:rFonts w:ascii="Century Gothic" w:hAnsi="Century Gothic" w:cs="Arial"/>
          <w:b/>
        </w:rPr>
      </w:pPr>
    </w:p>
    <w:p w14:paraId="29A63ECD" w14:textId="77777777" w:rsidR="002C2E3F" w:rsidRPr="00F14E97" w:rsidRDefault="002C2E3F" w:rsidP="00F14E97">
      <w:pPr>
        <w:spacing w:after="0" w:line="240" w:lineRule="auto"/>
        <w:jc w:val="both"/>
        <w:textAlignment w:val="baseline"/>
        <w:rPr>
          <w:rFonts w:ascii="Century Gothic" w:eastAsia="Times New Roman" w:hAnsi="Century Gothic" w:cs="Segoe UI"/>
          <w:lang w:eastAsia="es-CO"/>
        </w:rPr>
      </w:pPr>
    </w:p>
    <w:p w14:paraId="69C3FC23" w14:textId="459C73D6" w:rsidR="003B2D94" w:rsidRPr="00E87A60" w:rsidRDefault="0013355E" w:rsidP="00A32F73">
      <w:pPr>
        <w:pStyle w:val="Prrafodelista"/>
        <w:numPr>
          <w:ilvl w:val="1"/>
          <w:numId w:val="6"/>
        </w:numPr>
        <w:spacing w:after="0" w:line="240" w:lineRule="auto"/>
        <w:jc w:val="both"/>
        <w:textAlignment w:val="baseline"/>
        <w:outlineLvl w:val="1"/>
        <w:rPr>
          <w:rFonts w:ascii="Century Gothic" w:eastAsia="Times New Roman" w:hAnsi="Century Gothic" w:cs="Segoe UI"/>
          <w:b/>
          <w:lang w:eastAsia="es-CO"/>
        </w:rPr>
      </w:pPr>
      <w:bookmarkStart w:id="93" w:name="_Toc448483859"/>
      <w:r w:rsidRPr="00E87A60">
        <w:rPr>
          <w:rFonts w:ascii="Century Gothic" w:eastAsia="Times New Roman" w:hAnsi="Century Gothic" w:cs="Segoe UI"/>
          <w:b/>
          <w:bCs/>
          <w:lang w:eastAsia="es-CO"/>
        </w:rPr>
        <w:t>Módulo</w:t>
      </w:r>
      <w:r w:rsidR="002C2E3F" w:rsidRPr="00E87A60">
        <w:rPr>
          <w:rFonts w:ascii="Century Gothic" w:eastAsia="Times New Roman" w:hAnsi="Century Gothic" w:cs="Segoe UI"/>
          <w:b/>
          <w:bCs/>
          <w:lang w:eastAsia="es-CO"/>
        </w:rPr>
        <w:t> </w:t>
      </w:r>
      <w:r w:rsidRPr="00E87A60">
        <w:rPr>
          <w:rFonts w:ascii="Century Gothic" w:eastAsia="Times New Roman" w:hAnsi="Century Gothic" w:cs="Segoe UI"/>
          <w:b/>
          <w:bCs/>
          <w:lang w:eastAsia="es-CO"/>
        </w:rPr>
        <w:t xml:space="preserve">de </w:t>
      </w:r>
      <w:r w:rsidR="002C2E3F" w:rsidRPr="00E87A60">
        <w:rPr>
          <w:rFonts w:ascii="Century Gothic" w:eastAsia="Times New Roman" w:hAnsi="Century Gothic" w:cs="Segoe UI"/>
          <w:b/>
          <w:bCs/>
          <w:lang w:eastAsia="es-CO"/>
        </w:rPr>
        <w:t>Medio Ambiente</w:t>
      </w:r>
      <w:bookmarkEnd w:id="93"/>
      <w:r w:rsidR="002C2E3F" w:rsidRPr="00E87A60">
        <w:rPr>
          <w:rFonts w:ascii="Century Gothic" w:eastAsia="Times New Roman" w:hAnsi="Century Gothic" w:cs="Segoe UI"/>
          <w:b/>
          <w:lang w:eastAsia="es-CO"/>
        </w:rPr>
        <w:t> </w:t>
      </w:r>
    </w:p>
    <w:p w14:paraId="1EACB75D" w14:textId="77777777" w:rsidR="00C552E1" w:rsidRPr="00F14E97" w:rsidRDefault="00C552E1" w:rsidP="00F14E97">
      <w:pPr>
        <w:spacing w:after="0" w:line="240" w:lineRule="auto"/>
        <w:jc w:val="both"/>
        <w:textAlignment w:val="baseline"/>
        <w:rPr>
          <w:rFonts w:ascii="Century Gothic" w:eastAsia="Times New Roman" w:hAnsi="Century Gothic" w:cs="Segoe UI"/>
          <w:lang w:eastAsia="es-CO"/>
        </w:rPr>
      </w:pPr>
    </w:p>
    <w:p w14:paraId="63032CCC" w14:textId="77777777" w:rsidR="003B2D94" w:rsidRPr="00F14E97" w:rsidRDefault="003B2D94"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Este Modulo contribuye  a un medio ambiente sostenible, a partir del desarrollo de un plan de TIC para este sector. </w:t>
      </w:r>
    </w:p>
    <w:p w14:paraId="0BDA68ED" w14:textId="77777777" w:rsidR="00D0091D" w:rsidRPr="00F14E97" w:rsidRDefault="00D0091D" w:rsidP="00F14E97">
      <w:pPr>
        <w:spacing w:after="0" w:line="240" w:lineRule="auto"/>
        <w:jc w:val="both"/>
        <w:textAlignment w:val="baseline"/>
        <w:rPr>
          <w:rFonts w:ascii="Century Gothic" w:eastAsia="Times New Roman" w:hAnsi="Century Gothic" w:cs="Segoe UI"/>
          <w:lang w:eastAsia="es-CO"/>
        </w:rPr>
      </w:pPr>
    </w:p>
    <w:p w14:paraId="54F80544" w14:textId="77777777" w:rsidR="00D0091D" w:rsidRPr="00F14E97" w:rsidRDefault="00D0091D"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Funcionalidades:</w:t>
      </w:r>
    </w:p>
    <w:p w14:paraId="49EEF23F" w14:textId="77777777" w:rsidR="002C7030" w:rsidRPr="00F14E97" w:rsidRDefault="002C7030" w:rsidP="00F14E97">
      <w:pPr>
        <w:pStyle w:val="Prrafodelista"/>
        <w:spacing w:after="0" w:line="240" w:lineRule="auto"/>
        <w:ind w:left="1728"/>
        <w:jc w:val="both"/>
        <w:textAlignment w:val="baseline"/>
        <w:rPr>
          <w:rFonts w:ascii="Century Gothic" w:eastAsia="Times New Roman" w:hAnsi="Century Gothic" w:cs="Segoe UI"/>
          <w:lang w:eastAsia="es-CO"/>
        </w:rPr>
      </w:pPr>
    </w:p>
    <w:p w14:paraId="6ED02DFB" w14:textId="77777777" w:rsidR="00652D83" w:rsidRPr="00A32F73" w:rsidRDefault="003B2D94" w:rsidP="00F14E97">
      <w:pPr>
        <w:pStyle w:val="Prrafodelista"/>
        <w:numPr>
          <w:ilvl w:val="0"/>
          <w:numId w:val="21"/>
        </w:numPr>
        <w:spacing w:after="0" w:line="276" w:lineRule="auto"/>
        <w:jc w:val="both"/>
        <w:textAlignment w:val="baseline"/>
        <w:rPr>
          <w:rFonts w:ascii="Century Gothic" w:eastAsia="Times New Roman" w:hAnsi="Century Gothic" w:cs="Segoe UI"/>
          <w:lang w:eastAsia="es-CO"/>
        </w:rPr>
      </w:pPr>
      <w:proofErr w:type="spellStart"/>
      <w:r w:rsidRPr="00A32F73">
        <w:rPr>
          <w:rFonts w:ascii="Century Gothic" w:eastAsia="Times New Roman" w:hAnsi="Century Gothic" w:cs="Segoe UI"/>
          <w:color w:val="262626"/>
          <w:lang w:eastAsia="es-CO"/>
        </w:rPr>
        <w:t>Sensorización</w:t>
      </w:r>
      <w:proofErr w:type="spellEnd"/>
      <w:r w:rsidRPr="00A32F73">
        <w:rPr>
          <w:rFonts w:ascii="Century Gothic" w:eastAsia="Times New Roman" w:hAnsi="Century Gothic" w:cs="Segoe UI"/>
          <w:color w:val="262626"/>
          <w:lang w:eastAsia="es-CO"/>
        </w:rPr>
        <w:t> Ambiental</w:t>
      </w:r>
      <w:r w:rsidRPr="00A32F73">
        <w:rPr>
          <w:rFonts w:ascii="Century Gothic" w:eastAsia="Times New Roman" w:hAnsi="Century Gothic" w:cs="Segoe UI"/>
          <w:b/>
          <w:color w:val="262626"/>
          <w:lang w:eastAsia="es-CO"/>
        </w:rPr>
        <w:t>:</w:t>
      </w:r>
      <w:r w:rsidRPr="00A32F73">
        <w:rPr>
          <w:rFonts w:ascii="Century Gothic" w:eastAsia="Times New Roman" w:hAnsi="Century Gothic" w:cs="Segoe UI"/>
          <w:color w:val="262626"/>
          <w:lang w:eastAsia="es-CO"/>
        </w:rPr>
        <w:t> </w:t>
      </w:r>
      <w:r w:rsidRPr="00A32F73">
        <w:rPr>
          <w:rFonts w:ascii="Century Gothic" w:eastAsia="Times New Roman" w:hAnsi="Century Gothic" w:cs="Segoe UI"/>
          <w:lang w:eastAsia="es-CO"/>
        </w:rPr>
        <w:t>Instalación de sensores que miden el estado del aire, agua, clima, etc. con el objeto de tomar acciones correctivas ambientales y poder hasta evitar emergencias</w:t>
      </w:r>
      <w:r w:rsidR="002C2E3F" w:rsidRPr="00A32F73">
        <w:rPr>
          <w:rFonts w:ascii="Century Gothic" w:eastAsia="Times New Roman" w:hAnsi="Century Gothic" w:cs="Segoe UI"/>
          <w:lang w:eastAsia="es-CO"/>
        </w:rPr>
        <w:t xml:space="preserve"> ambientales.</w:t>
      </w:r>
    </w:p>
    <w:p w14:paraId="4380E0E2" w14:textId="77777777" w:rsidR="00652D83" w:rsidRPr="00A32F73" w:rsidRDefault="003B2D94" w:rsidP="00F14E97">
      <w:pPr>
        <w:pStyle w:val="Prrafodelista"/>
        <w:numPr>
          <w:ilvl w:val="0"/>
          <w:numId w:val="21"/>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Eficiencia energética en edificios: </w:t>
      </w:r>
      <w:r w:rsidRPr="00A32F73">
        <w:rPr>
          <w:rFonts w:ascii="Century Gothic" w:eastAsia="Times New Roman" w:hAnsi="Century Gothic" w:cs="Segoe UI"/>
          <w:lang w:eastAsia="es-CO"/>
        </w:rPr>
        <w:t>Medidas para el ahorro y la eficien</w:t>
      </w:r>
      <w:r w:rsidR="002C2E3F" w:rsidRPr="00A32F73">
        <w:rPr>
          <w:rFonts w:ascii="Century Gothic" w:eastAsia="Times New Roman" w:hAnsi="Century Gothic" w:cs="Segoe UI"/>
          <w:lang w:eastAsia="es-CO"/>
        </w:rPr>
        <w:t>cia energética en edificaciones.</w:t>
      </w:r>
    </w:p>
    <w:p w14:paraId="42400AC1" w14:textId="77777777" w:rsidR="003B2D94" w:rsidRPr="00A32F73" w:rsidRDefault="003B2D94" w:rsidP="00A32F73">
      <w:pPr>
        <w:pStyle w:val="Prrafodelista"/>
        <w:numPr>
          <w:ilvl w:val="0"/>
          <w:numId w:val="21"/>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Alumbrado Público: </w:t>
      </w:r>
      <w:r w:rsidRPr="00A32F73">
        <w:rPr>
          <w:rFonts w:ascii="Century Gothic" w:eastAsia="Times New Roman" w:hAnsi="Century Gothic" w:cs="Segoe UI"/>
          <w:lang w:eastAsia="es-CO"/>
        </w:rPr>
        <w:t>Control del alumbrado público a base de sensores que miden la intensidad de la luz y la conveniencia de la utilización o no del alumbrado públic</w:t>
      </w:r>
      <w:r w:rsidR="00A636F8" w:rsidRPr="00A32F73">
        <w:rPr>
          <w:rFonts w:ascii="Century Gothic" w:eastAsia="Times New Roman" w:hAnsi="Century Gothic" w:cs="Segoe UI"/>
          <w:lang w:eastAsia="es-CO"/>
        </w:rPr>
        <w:t>o en determinadas horas del día.</w:t>
      </w:r>
    </w:p>
    <w:p w14:paraId="2DE960FC" w14:textId="77777777" w:rsidR="00652D83" w:rsidRPr="00A32F73" w:rsidRDefault="003B2D94" w:rsidP="00F14E97">
      <w:pPr>
        <w:pStyle w:val="Prrafodelista"/>
        <w:numPr>
          <w:ilvl w:val="0"/>
          <w:numId w:val="21"/>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Gestión del ciclo del agua.</w:t>
      </w:r>
      <w:r w:rsidRPr="00A32F73">
        <w:rPr>
          <w:rFonts w:ascii="Century Gothic" w:eastAsia="Times New Roman" w:hAnsi="Century Gothic" w:cs="Segoe UI"/>
          <w:lang w:eastAsia="es-CO"/>
        </w:rPr>
        <w:t> </w:t>
      </w:r>
    </w:p>
    <w:p w14:paraId="6D3A7956" w14:textId="77777777" w:rsidR="00652D83" w:rsidRPr="00A32F73" w:rsidRDefault="003B2D94" w:rsidP="00F14E97">
      <w:pPr>
        <w:pStyle w:val="Prrafodelista"/>
        <w:numPr>
          <w:ilvl w:val="0"/>
          <w:numId w:val="21"/>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Redes Eléctricas Inteligentes: </w:t>
      </w:r>
      <w:r w:rsidRPr="00A32F73">
        <w:rPr>
          <w:rFonts w:ascii="Century Gothic" w:eastAsia="Times New Roman" w:hAnsi="Century Gothic" w:cs="Segoe UI"/>
          <w:lang w:eastAsia="es-CO"/>
        </w:rPr>
        <w:t>Se aprovecha mejor la generación eléctrica, se reduce el gasto y las emisiones de dióxido de carbono (CO2) y otras sustancias contaminantes, se desarrollan las energías renovables y se facilita a los consumi</w:t>
      </w:r>
      <w:r w:rsidR="00A636F8" w:rsidRPr="00A32F73">
        <w:rPr>
          <w:rFonts w:ascii="Century Gothic" w:eastAsia="Times New Roman" w:hAnsi="Century Gothic" w:cs="Segoe UI"/>
          <w:lang w:eastAsia="es-CO"/>
        </w:rPr>
        <w:t>dores el autoconsumo energético.</w:t>
      </w:r>
    </w:p>
    <w:p w14:paraId="774DD79E" w14:textId="77777777" w:rsidR="004B7DE6" w:rsidRPr="00A32F73" w:rsidRDefault="003B2D94" w:rsidP="00A32F73">
      <w:pPr>
        <w:pStyle w:val="Prrafodelista"/>
        <w:numPr>
          <w:ilvl w:val="0"/>
          <w:numId w:val="21"/>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Gestión de Desechos:</w:t>
      </w:r>
      <w:r w:rsidRPr="00A32F73">
        <w:rPr>
          <w:rFonts w:ascii="Century Gothic" w:eastAsia="Times New Roman" w:hAnsi="Century Gothic" w:cs="Segoe UI"/>
          <w:b/>
          <w:color w:val="262626"/>
          <w:lang w:eastAsia="es-CO"/>
        </w:rPr>
        <w:t> </w:t>
      </w:r>
      <w:r w:rsidRPr="00A32F73">
        <w:rPr>
          <w:rFonts w:ascii="Century Gothic" w:eastAsia="Times New Roman" w:hAnsi="Century Gothic" w:cs="Segoe UI"/>
          <w:lang w:eastAsia="es-CO"/>
        </w:rPr>
        <w:t>Dispositivo que mide en tiempo real los niveles de carga de los contenedores de basura para programar las recolecciones de basuras en</w:t>
      </w:r>
      <w:r w:rsidR="004B7DE6" w:rsidRPr="00A32F73">
        <w:rPr>
          <w:rFonts w:ascii="Century Gothic" w:eastAsia="Times New Roman" w:hAnsi="Century Gothic" w:cs="Segoe UI"/>
          <w:lang w:eastAsia="es-CO"/>
        </w:rPr>
        <w:t xml:space="preserve"> los hogares y empresas.</w:t>
      </w:r>
    </w:p>
    <w:p w14:paraId="0055C083" w14:textId="77777777" w:rsidR="00652D83" w:rsidRPr="00F14E97" w:rsidRDefault="00652D83" w:rsidP="00F14E97">
      <w:pPr>
        <w:spacing w:after="0" w:line="276" w:lineRule="auto"/>
        <w:jc w:val="both"/>
        <w:textAlignment w:val="baseline"/>
        <w:rPr>
          <w:rFonts w:ascii="Century Gothic" w:eastAsia="Times New Roman" w:hAnsi="Century Gothic" w:cs="Segoe UI"/>
          <w:lang w:eastAsia="es-CO"/>
        </w:rPr>
      </w:pPr>
    </w:p>
    <w:p w14:paraId="74C71BA8" w14:textId="77777777" w:rsidR="00A636F8" w:rsidRPr="00F14E97" w:rsidRDefault="00A636F8" w:rsidP="00F14E97">
      <w:pPr>
        <w:spacing w:after="0" w:line="276"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iCs/>
          <w:lang w:eastAsia="es-CO"/>
        </w:rPr>
        <w:t>Marco legal: Se investigó la normatividad, políticas, leyes que rigen en este módulo</w:t>
      </w:r>
      <w:r w:rsidR="008D3277" w:rsidRPr="00F14E97">
        <w:rPr>
          <w:rFonts w:ascii="Century Gothic" w:eastAsia="Times New Roman" w:hAnsi="Century Gothic" w:cs="Segoe UI"/>
          <w:iCs/>
          <w:lang w:eastAsia="es-CO"/>
        </w:rPr>
        <w:t>.</w:t>
      </w:r>
      <w:r w:rsidRPr="00F14E97">
        <w:rPr>
          <w:rFonts w:ascii="Century Gothic" w:eastAsia="Times New Roman" w:hAnsi="Century Gothic" w:cs="Segoe UI"/>
          <w:iCs/>
          <w:lang w:eastAsia="es-CO"/>
        </w:rPr>
        <w:t xml:space="preserve"> </w:t>
      </w:r>
    </w:p>
    <w:p w14:paraId="157CF379" w14:textId="77777777" w:rsidR="00A636F8" w:rsidRPr="00F14E97" w:rsidRDefault="00A636F8" w:rsidP="00F14E97">
      <w:pPr>
        <w:spacing w:after="0" w:line="240" w:lineRule="auto"/>
        <w:jc w:val="both"/>
        <w:textAlignment w:val="baseline"/>
        <w:rPr>
          <w:rFonts w:ascii="Century Gothic" w:eastAsia="Times New Roman" w:hAnsi="Century Gothic" w:cs="Segoe UI"/>
          <w:iCs/>
          <w:lang w:eastAsia="es-CO"/>
        </w:rPr>
      </w:pPr>
    </w:p>
    <w:p w14:paraId="759518FC" w14:textId="77777777" w:rsidR="002054CA" w:rsidRPr="00F14E97" w:rsidRDefault="00A636F8" w:rsidP="00F14E97">
      <w:pPr>
        <w:pStyle w:val="Prrafodelista"/>
        <w:keepNext/>
        <w:spacing w:after="0" w:line="276" w:lineRule="auto"/>
        <w:ind w:left="1080"/>
        <w:jc w:val="both"/>
        <w:textAlignment w:val="baseline"/>
        <w:rPr>
          <w:rFonts w:ascii="Century Gothic" w:hAnsi="Century Gothic"/>
        </w:rPr>
      </w:pPr>
      <w:r w:rsidRPr="00F14E97">
        <w:rPr>
          <w:rFonts w:ascii="Century Gothic" w:hAnsi="Century Gothic" w:cs="Arial"/>
          <w:noProof/>
          <w:lang w:eastAsia="es-CO"/>
        </w:rPr>
        <w:t xml:space="preserve">   </w:t>
      </w:r>
      <w:r w:rsidRPr="00F14E97">
        <w:rPr>
          <w:rFonts w:ascii="Century Gothic" w:hAnsi="Century Gothic" w:cs="Arial"/>
          <w:noProof/>
          <w:lang w:eastAsia="es-CO"/>
        </w:rPr>
        <w:drawing>
          <wp:inline distT="0" distB="0" distL="0" distR="0" wp14:anchorId="073B08BA" wp14:editId="7ECA75F3">
            <wp:extent cx="3965944" cy="2690038"/>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73EC65F1" w14:textId="77777777" w:rsidR="00A636F8" w:rsidRPr="00F14E97" w:rsidRDefault="002054CA" w:rsidP="00F14E97">
      <w:pPr>
        <w:pStyle w:val="Descripcin"/>
        <w:jc w:val="center"/>
        <w:rPr>
          <w:rFonts w:ascii="Century Gothic" w:eastAsia="Times New Roman" w:hAnsi="Century Gothic" w:cs="Segoe UI"/>
          <w:i w:val="0"/>
          <w:color w:val="auto"/>
          <w:sz w:val="22"/>
          <w:szCs w:val="22"/>
          <w:lang w:eastAsia="es-CO"/>
        </w:rPr>
      </w:pPr>
      <w:bookmarkStart w:id="94" w:name="_Toc448415486"/>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16</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xml:space="preserve">. </w:t>
      </w:r>
      <w:r w:rsidR="00B90EE9" w:rsidRPr="00F14E97">
        <w:rPr>
          <w:rFonts w:ascii="Century Gothic" w:hAnsi="Century Gothic"/>
          <w:i w:val="0"/>
          <w:color w:val="auto"/>
          <w:sz w:val="22"/>
          <w:szCs w:val="22"/>
        </w:rPr>
        <w:t>Entes que Intervienen</w:t>
      </w:r>
      <w:r w:rsidRPr="00F14E97">
        <w:rPr>
          <w:rFonts w:ascii="Century Gothic" w:hAnsi="Century Gothic"/>
          <w:i w:val="0"/>
          <w:color w:val="auto"/>
          <w:sz w:val="22"/>
          <w:szCs w:val="22"/>
        </w:rPr>
        <w:t>.</w:t>
      </w:r>
      <w:bookmarkEnd w:id="94"/>
    </w:p>
    <w:p w14:paraId="4F0FCC0E" w14:textId="77777777" w:rsidR="00B90EE9" w:rsidRPr="00F14E97" w:rsidRDefault="003B2D94" w:rsidP="00F14E97">
      <w:pPr>
        <w:spacing w:after="0" w:line="240" w:lineRule="auto"/>
        <w:jc w:val="both"/>
        <w:textAlignment w:val="baseline"/>
        <w:rPr>
          <w:rFonts w:ascii="Century Gothic" w:eastAsia="Times New Roman" w:hAnsi="Century Gothic" w:cs="Segoe UI"/>
          <w:b/>
          <w:lang w:eastAsia="es-CO"/>
        </w:rPr>
      </w:pPr>
      <w:r w:rsidRPr="00F14E97">
        <w:rPr>
          <w:rFonts w:ascii="Century Gothic" w:eastAsia="Times New Roman" w:hAnsi="Century Gothic" w:cs="Segoe UI"/>
          <w:color w:val="262626"/>
          <w:lang w:eastAsia="es-CO"/>
        </w:rPr>
        <w:t>     </w:t>
      </w:r>
      <w:r w:rsidRPr="00F14E97">
        <w:rPr>
          <w:rFonts w:ascii="Century Gothic" w:eastAsia="Times New Roman" w:hAnsi="Century Gothic" w:cs="Segoe UI"/>
          <w:b/>
          <w:bCs/>
          <w:color w:val="262626"/>
          <w:lang w:eastAsia="es-CO"/>
        </w:rPr>
        <w:t> </w:t>
      </w:r>
      <w:r w:rsidR="00C552E1" w:rsidRPr="00F14E97">
        <w:rPr>
          <w:rFonts w:ascii="Century Gothic" w:eastAsia="Times New Roman" w:hAnsi="Century Gothic" w:cs="Segoe UI"/>
          <w:b/>
          <w:bCs/>
          <w:color w:val="262626"/>
          <w:lang w:eastAsia="es-CO"/>
        </w:rPr>
        <w:t>         </w:t>
      </w:r>
    </w:p>
    <w:p w14:paraId="2C141884" w14:textId="77777777" w:rsidR="00B90EE9" w:rsidRPr="00F14E97" w:rsidRDefault="00B90EE9" w:rsidP="00F14E97">
      <w:pPr>
        <w:spacing w:after="0" w:line="240" w:lineRule="auto"/>
        <w:jc w:val="both"/>
        <w:textAlignment w:val="baseline"/>
        <w:rPr>
          <w:rFonts w:ascii="Century Gothic" w:eastAsia="Times New Roman" w:hAnsi="Century Gothic" w:cs="Segoe UI"/>
          <w:lang w:eastAsia="es-CO"/>
        </w:rPr>
      </w:pPr>
    </w:p>
    <w:p w14:paraId="19FD5B38" w14:textId="3A01A3C5" w:rsidR="003B2D94" w:rsidRPr="00E87A60" w:rsidRDefault="0013355E" w:rsidP="00A32F73">
      <w:pPr>
        <w:pStyle w:val="Prrafodelista"/>
        <w:numPr>
          <w:ilvl w:val="1"/>
          <w:numId w:val="6"/>
        </w:numPr>
        <w:spacing w:after="0" w:line="240" w:lineRule="auto"/>
        <w:jc w:val="both"/>
        <w:textAlignment w:val="baseline"/>
        <w:outlineLvl w:val="1"/>
        <w:rPr>
          <w:rFonts w:ascii="Century Gothic" w:eastAsia="Times New Roman" w:hAnsi="Century Gothic" w:cs="Segoe UI"/>
          <w:b/>
          <w:bCs/>
          <w:color w:val="262626"/>
          <w:lang w:eastAsia="es-CO"/>
        </w:rPr>
      </w:pPr>
      <w:bookmarkStart w:id="95" w:name="_Toc448483860"/>
      <w:r w:rsidRPr="00E87A60">
        <w:rPr>
          <w:rFonts w:ascii="Century Gothic" w:eastAsia="Times New Roman" w:hAnsi="Century Gothic" w:cs="Segoe UI"/>
          <w:b/>
          <w:bCs/>
          <w:color w:val="262626"/>
          <w:lang w:eastAsia="es-CO"/>
        </w:rPr>
        <w:t>Módulo</w:t>
      </w:r>
      <w:r w:rsidR="00A636F8" w:rsidRPr="00E87A60">
        <w:rPr>
          <w:rFonts w:ascii="Century Gothic" w:eastAsia="Times New Roman" w:hAnsi="Century Gothic" w:cs="Segoe UI"/>
          <w:b/>
          <w:bCs/>
          <w:color w:val="262626"/>
          <w:lang w:eastAsia="es-CO"/>
        </w:rPr>
        <w:t xml:space="preserve"> </w:t>
      </w:r>
      <w:r w:rsidRPr="00E87A60">
        <w:rPr>
          <w:rFonts w:ascii="Century Gothic" w:eastAsia="Times New Roman" w:hAnsi="Century Gothic" w:cs="Segoe UI"/>
          <w:b/>
          <w:bCs/>
          <w:color w:val="262626"/>
          <w:lang w:eastAsia="es-CO"/>
        </w:rPr>
        <w:t xml:space="preserve">de </w:t>
      </w:r>
      <w:r w:rsidR="00A636F8" w:rsidRPr="00E87A60">
        <w:rPr>
          <w:rFonts w:ascii="Century Gothic" w:eastAsia="Times New Roman" w:hAnsi="Century Gothic" w:cs="Segoe UI"/>
          <w:b/>
          <w:bCs/>
          <w:color w:val="262626"/>
          <w:lang w:eastAsia="es-CO"/>
        </w:rPr>
        <w:t>Servicios Públicos</w:t>
      </w:r>
      <w:bookmarkEnd w:id="95"/>
    </w:p>
    <w:p w14:paraId="27A12FF6" w14:textId="77777777" w:rsidR="00C552E1" w:rsidRPr="00F14E97" w:rsidRDefault="00C552E1" w:rsidP="00F14E97">
      <w:pPr>
        <w:spacing w:after="0" w:line="240" w:lineRule="auto"/>
        <w:jc w:val="both"/>
        <w:textAlignment w:val="baseline"/>
        <w:rPr>
          <w:rFonts w:ascii="Century Gothic" w:eastAsia="Times New Roman" w:hAnsi="Century Gothic" w:cs="Segoe UI"/>
          <w:lang w:eastAsia="es-CO"/>
        </w:rPr>
      </w:pPr>
    </w:p>
    <w:p w14:paraId="6DB9C82E" w14:textId="77777777" w:rsidR="003B2D94" w:rsidRPr="00F14E97" w:rsidRDefault="003B2D94"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Gestión de los servicios públicos prestados a los ciudadanos y su eficiencia operativa. </w:t>
      </w:r>
    </w:p>
    <w:p w14:paraId="0B41886C" w14:textId="77777777" w:rsidR="00C552E1" w:rsidRPr="00F14E97" w:rsidRDefault="003B2D94" w:rsidP="00F14E97">
      <w:pPr>
        <w:spacing w:after="0" w:line="240" w:lineRule="auto"/>
        <w:jc w:val="both"/>
        <w:textAlignment w:val="baseline"/>
        <w:rPr>
          <w:rFonts w:ascii="Century Gothic" w:eastAsia="Times New Roman" w:hAnsi="Century Gothic" w:cs="Segoe UI"/>
          <w:b/>
          <w:bCs/>
          <w:color w:val="262626"/>
          <w:lang w:eastAsia="es-CO"/>
        </w:rPr>
      </w:pPr>
      <w:r w:rsidRPr="00F14E97">
        <w:rPr>
          <w:rFonts w:ascii="Century Gothic" w:eastAsia="Times New Roman" w:hAnsi="Century Gothic" w:cs="Segoe UI"/>
          <w:b/>
          <w:bCs/>
          <w:color w:val="262626"/>
          <w:lang w:eastAsia="es-CO"/>
        </w:rPr>
        <w:t> </w:t>
      </w:r>
    </w:p>
    <w:p w14:paraId="6C1B4683" w14:textId="77777777" w:rsidR="00DD0CB8" w:rsidRPr="00F14E97" w:rsidRDefault="00DD0CB8"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Funcionalidades:</w:t>
      </w:r>
    </w:p>
    <w:p w14:paraId="6D6D0107" w14:textId="77777777" w:rsidR="00652D83" w:rsidRPr="00F14E97" w:rsidRDefault="00652D83" w:rsidP="00F14E97">
      <w:pPr>
        <w:spacing w:after="0" w:line="240" w:lineRule="auto"/>
        <w:jc w:val="both"/>
        <w:textAlignment w:val="baseline"/>
        <w:rPr>
          <w:rFonts w:ascii="Century Gothic" w:eastAsia="Times New Roman" w:hAnsi="Century Gothic" w:cs="Segoe UI"/>
          <w:lang w:eastAsia="es-CO"/>
        </w:rPr>
      </w:pPr>
    </w:p>
    <w:p w14:paraId="09CD6A0C" w14:textId="77777777" w:rsidR="00652D83" w:rsidRPr="00A32F73" w:rsidRDefault="003B2D94" w:rsidP="00F14E97">
      <w:pPr>
        <w:pStyle w:val="Prrafodelista"/>
        <w:numPr>
          <w:ilvl w:val="0"/>
          <w:numId w:val="20"/>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lang w:eastAsia="es-CO"/>
        </w:rPr>
        <w:t>Automatización Red Eléctrica, Gestión de Alumbrado Público, Gestión de distribución de gas.</w:t>
      </w:r>
    </w:p>
    <w:p w14:paraId="286A159E" w14:textId="77777777" w:rsidR="00652D83" w:rsidRPr="00A32F73" w:rsidRDefault="003B2D94" w:rsidP="00F14E97">
      <w:pPr>
        <w:pStyle w:val="Prrafodelista"/>
        <w:numPr>
          <w:ilvl w:val="0"/>
          <w:numId w:val="20"/>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lang w:eastAsia="es-CO"/>
        </w:rPr>
        <w:t>Demanda Energética: </w:t>
      </w:r>
      <w:r w:rsidRPr="00A32F73">
        <w:rPr>
          <w:rFonts w:ascii="Century Gothic" w:eastAsia="Times New Roman" w:hAnsi="Century Gothic" w:cs="Segoe UI"/>
          <w:color w:val="000000"/>
          <w:lang w:eastAsia="es-CO"/>
        </w:rPr>
        <w:t>Gestión de mediciones y respuesta a la demanda energética</w:t>
      </w:r>
      <w:r w:rsidR="00A636F8" w:rsidRPr="00A32F73">
        <w:rPr>
          <w:rFonts w:ascii="Century Gothic" w:eastAsia="Times New Roman" w:hAnsi="Century Gothic" w:cs="Segoe UI"/>
          <w:lang w:eastAsia="es-CO"/>
        </w:rPr>
        <w:t>.</w:t>
      </w:r>
    </w:p>
    <w:p w14:paraId="08CC1E47" w14:textId="77777777" w:rsidR="00652D83" w:rsidRPr="00A32F73" w:rsidRDefault="003B2D94" w:rsidP="00F14E97">
      <w:pPr>
        <w:pStyle w:val="Prrafodelista"/>
        <w:numPr>
          <w:ilvl w:val="0"/>
          <w:numId w:val="20"/>
        </w:numPr>
        <w:spacing w:after="0" w:line="276" w:lineRule="auto"/>
        <w:jc w:val="both"/>
        <w:textAlignment w:val="baseline"/>
        <w:rPr>
          <w:rFonts w:ascii="Century Gothic" w:eastAsia="Times New Roman" w:hAnsi="Century Gothic" w:cs="Segoe UI"/>
          <w:color w:val="000000"/>
          <w:lang w:eastAsia="es-CO"/>
        </w:rPr>
      </w:pPr>
      <w:r w:rsidRPr="00A32F73">
        <w:rPr>
          <w:rFonts w:ascii="Century Gothic" w:eastAsia="Times New Roman" w:hAnsi="Century Gothic" w:cs="Segoe UI"/>
          <w:lang w:eastAsia="es-CO"/>
        </w:rPr>
        <w:t>Gestión de Distribución del Agua: </w:t>
      </w:r>
      <w:r w:rsidRPr="00A32F73">
        <w:rPr>
          <w:rFonts w:ascii="Century Gothic" w:eastAsia="Times New Roman" w:hAnsi="Century Gothic" w:cs="Segoe UI"/>
          <w:color w:val="000000"/>
          <w:lang w:eastAsia="es-CO"/>
        </w:rPr>
        <w:t>Gestión de distribución de agua y detección de fugas de agua. Incluye además la gestión de aguas lluvias</w:t>
      </w:r>
      <w:r w:rsidR="00A636F8" w:rsidRPr="00A32F73">
        <w:rPr>
          <w:rFonts w:ascii="Century Gothic" w:eastAsia="Times New Roman" w:hAnsi="Century Gothic" w:cs="Segoe UI"/>
          <w:color w:val="000000"/>
          <w:lang w:eastAsia="es-CO"/>
        </w:rPr>
        <w:t>.</w:t>
      </w:r>
    </w:p>
    <w:p w14:paraId="19B22F09" w14:textId="77777777" w:rsidR="00A32F73" w:rsidRDefault="00A32F73" w:rsidP="00A32F73">
      <w:pPr>
        <w:spacing w:after="0" w:line="276" w:lineRule="auto"/>
        <w:jc w:val="both"/>
        <w:textAlignment w:val="baseline"/>
        <w:rPr>
          <w:rFonts w:ascii="Century Gothic" w:eastAsia="Times New Roman" w:hAnsi="Century Gothic" w:cs="Segoe UI"/>
          <w:i/>
          <w:iCs/>
          <w:lang w:eastAsia="es-CO"/>
        </w:rPr>
      </w:pPr>
    </w:p>
    <w:p w14:paraId="63C32A4F" w14:textId="77777777" w:rsidR="00A636F8" w:rsidRPr="00A32F73" w:rsidRDefault="00A636F8" w:rsidP="00A32F73">
      <w:p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i/>
          <w:iCs/>
          <w:lang w:eastAsia="es-CO"/>
        </w:rPr>
        <w:t>Marco legal:</w:t>
      </w:r>
      <w:r w:rsidRPr="00A32F73">
        <w:rPr>
          <w:rFonts w:ascii="Century Gothic" w:eastAsia="Times New Roman" w:hAnsi="Century Gothic" w:cs="Segoe UI"/>
          <w:iCs/>
          <w:lang w:eastAsia="es-CO"/>
        </w:rPr>
        <w:t xml:space="preserve"> Se investigó la normatividad, políticas, leyes que rigen en este módulo</w:t>
      </w:r>
      <w:r w:rsidR="008D3277" w:rsidRPr="00A32F73">
        <w:rPr>
          <w:rFonts w:ascii="Century Gothic" w:eastAsia="Times New Roman" w:hAnsi="Century Gothic" w:cs="Segoe UI"/>
          <w:iCs/>
          <w:lang w:eastAsia="es-CO"/>
        </w:rPr>
        <w:t>.</w:t>
      </w:r>
      <w:r w:rsidRPr="00A32F73">
        <w:rPr>
          <w:rFonts w:ascii="Century Gothic" w:eastAsia="Times New Roman" w:hAnsi="Century Gothic" w:cs="Segoe UI"/>
          <w:iCs/>
          <w:lang w:eastAsia="es-CO"/>
        </w:rPr>
        <w:t xml:space="preserve"> </w:t>
      </w:r>
    </w:p>
    <w:p w14:paraId="513B01D3" w14:textId="77777777" w:rsidR="00A636F8" w:rsidRPr="00F14E97" w:rsidRDefault="00A636F8" w:rsidP="00F14E97">
      <w:pPr>
        <w:spacing w:after="0" w:line="240" w:lineRule="auto"/>
        <w:jc w:val="both"/>
        <w:textAlignment w:val="baseline"/>
        <w:rPr>
          <w:rFonts w:ascii="Century Gothic" w:eastAsia="Times New Roman" w:hAnsi="Century Gothic" w:cs="Segoe UI"/>
          <w:iCs/>
          <w:lang w:eastAsia="es-CO"/>
        </w:rPr>
      </w:pPr>
    </w:p>
    <w:p w14:paraId="5FC1CF6C" w14:textId="77777777" w:rsidR="005A35D2" w:rsidRPr="00F14E97" w:rsidRDefault="00A636F8" w:rsidP="00F14E97">
      <w:pPr>
        <w:pStyle w:val="Prrafodelista"/>
        <w:keepNext/>
        <w:spacing w:after="0" w:line="276" w:lineRule="auto"/>
        <w:ind w:left="1080"/>
        <w:jc w:val="both"/>
        <w:textAlignment w:val="baseline"/>
        <w:rPr>
          <w:rFonts w:ascii="Century Gothic" w:hAnsi="Century Gothic"/>
        </w:rPr>
      </w:pPr>
      <w:r w:rsidRPr="00F14E97">
        <w:rPr>
          <w:rFonts w:ascii="Century Gothic" w:hAnsi="Century Gothic" w:cs="Arial"/>
          <w:noProof/>
          <w:lang w:eastAsia="es-CO"/>
        </w:rPr>
        <w:drawing>
          <wp:inline distT="0" distB="0" distL="0" distR="0" wp14:anchorId="381BECD2" wp14:editId="22590118">
            <wp:extent cx="4181475" cy="2962275"/>
            <wp:effectExtent l="0" t="38100" r="0" b="14287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293F3EEC" w14:textId="77777777" w:rsidR="00A636F8" w:rsidRPr="009876F0" w:rsidRDefault="005A35D2" w:rsidP="009876F0">
      <w:pPr>
        <w:pStyle w:val="Descripcin"/>
        <w:jc w:val="center"/>
        <w:rPr>
          <w:rFonts w:ascii="Century Gothic" w:eastAsia="Times New Roman" w:hAnsi="Century Gothic" w:cs="Segoe UI"/>
          <w:i w:val="0"/>
          <w:color w:val="auto"/>
          <w:sz w:val="22"/>
          <w:szCs w:val="22"/>
          <w:lang w:eastAsia="es-CO"/>
        </w:rPr>
      </w:pPr>
      <w:bookmarkStart w:id="96" w:name="_Toc448415487"/>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17</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xml:space="preserve">. </w:t>
      </w:r>
      <w:r w:rsidR="00B90EE9" w:rsidRPr="00F14E97">
        <w:rPr>
          <w:rFonts w:ascii="Century Gothic" w:hAnsi="Century Gothic"/>
          <w:i w:val="0"/>
          <w:color w:val="auto"/>
          <w:sz w:val="22"/>
          <w:szCs w:val="22"/>
        </w:rPr>
        <w:t>Entes que intervienen.</w:t>
      </w:r>
      <w:bookmarkEnd w:id="96"/>
    </w:p>
    <w:p w14:paraId="7A5DB1A8" w14:textId="77777777" w:rsidR="003B2D94" w:rsidRPr="00F14E97" w:rsidRDefault="008D3277" w:rsidP="00F14E97">
      <w:pPr>
        <w:pStyle w:val="Prrafodelista"/>
        <w:spacing w:after="0" w:line="276" w:lineRule="auto"/>
        <w:ind w:left="1080"/>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 </w:t>
      </w:r>
    </w:p>
    <w:p w14:paraId="777576A2" w14:textId="75BC3327" w:rsidR="00C552E1" w:rsidRPr="00E87A60" w:rsidRDefault="0013355E" w:rsidP="00A32F73">
      <w:pPr>
        <w:pStyle w:val="Prrafodelista"/>
        <w:numPr>
          <w:ilvl w:val="1"/>
          <w:numId w:val="6"/>
        </w:numPr>
        <w:spacing w:after="0" w:line="240" w:lineRule="auto"/>
        <w:jc w:val="both"/>
        <w:textAlignment w:val="baseline"/>
        <w:outlineLvl w:val="1"/>
        <w:rPr>
          <w:rFonts w:ascii="Century Gothic" w:eastAsia="Times New Roman" w:hAnsi="Century Gothic" w:cs="Segoe UI"/>
          <w:b/>
          <w:lang w:eastAsia="es-CO"/>
        </w:rPr>
      </w:pPr>
      <w:bookmarkStart w:id="97" w:name="_Toc448483861"/>
      <w:r w:rsidRPr="00E87A60">
        <w:rPr>
          <w:rFonts w:ascii="Century Gothic" w:eastAsia="Times New Roman" w:hAnsi="Century Gothic" w:cs="Segoe UI"/>
          <w:b/>
          <w:lang w:eastAsia="es-CO"/>
        </w:rPr>
        <w:t>Módulo</w:t>
      </w:r>
      <w:r w:rsidR="002812D5" w:rsidRPr="00E87A60">
        <w:rPr>
          <w:rFonts w:ascii="Century Gothic" w:eastAsia="Times New Roman" w:hAnsi="Century Gothic" w:cs="Segoe UI"/>
          <w:b/>
          <w:lang w:eastAsia="es-CO"/>
        </w:rPr>
        <w:t xml:space="preserve"> </w:t>
      </w:r>
      <w:r w:rsidRPr="00E87A60">
        <w:rPr>
          <w:rFonts w:ascii="Century Gothic" w:eastAsia="Times New Roman" w:hAnsi="Century Gothic" w:cs="Segoe UI"/>
          <w:b/>
          <w:lang w:eastAsia="es-CO"/>
        </w:rPr>
        <w:t xml:space="preserve">de </w:t>
      </w:r>
      <w:r w:rsidR="002812D5" w:rsidRPr="00E87A60">
        <w:rPr>
          <w:rFonts w:ascii="Century Gothic" w:eastAsia="Times New Roman" w:hAnsi="Century Gothic" w:cs="Segoe UI"/>
          <w:b/>
          <w:lang w:eastAsia="es-CO"/>
        </w:rPr>
        <w:t>Otros Servicios</w:t>
      </w:r>
      <w:bookmarkEnd w:id="97"/>
    </w:p>
    <w:p w14:paraId="705527C0" w14:textId="77777777" w:rsidR="00C552E1" w:rsidRPr="00F14E97" w:rsidRDefault="00C552E1" w:rsidP="00F14E97">
      <w:pPr>
        <w:spacing w:after="0" w:line="240" w:lineRule="auto"/>
        <w:jc w:val="both"/>
        <w:textAlignment w:val="baseline"/>
        <w:rPr>
          <w:rFonts w:ascii="Century Gothic" w:eastAsia="Times New Roman" w:hAnsi="Century Gothic" w:cs="Segoe UI"/>
          <w:lang w:eastAsia="es-CO"/>
        </w:rPr>
      </w:pPr>
    </w:p>
    <w:p w14:paraId="0DE2D72E" w14:textId="2BB1B01E" w:rsidR="002E6D74" w:rsidRPr="00F14E97" w:rsidRDefault="003B2D94" w:rsidP="00F14E97">
      <w:pPr>
        <w:spacing w:after="0" w:line="240"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 xml:space="preserve">Este </w:t>
      </w:r>
      <w:r w:rsidR="0013355E" w:rsidRPr="00F14E97">
        <w:rPr>
          <w:rFonts w:ascii="Century Gothic" w:eastAsia="Times New Roman" w:hAnsi="Century Gothic" w:cs="Segoe UI"/>
          <w:lang w:eastAsia="es-CO"/>
        </w:rPr>
        <w:t>mó</w:t>
      </w:r>
      <w:r w:rsidRPr="00F14E97">
        <w:rPr>
          <w:rFonts w:ascii="Century Gothic" w:eastAsia="Times New Roman" w:hAnsi="Century Gothic" w:cs="Segoe UI"/>
          <w:lang w:eastAsia="es-CO"/>
        </w:rPr>
        <w:t xml:space="preserve">dulo se </w:t>
      </w:r>
      <w:proofErr w:type="gramStart"/>
      <w:r w:rsidRPr="00F14E97">
        <w:rPr>
          <w:rFonts w:ascii="Century Gothic" w:eastAsia="Times New Roman" w:hAnsi="Century Gothic" w:cs="Segoe UI"/>
          <w:lang w:eastAsia="es-CO"/>
        </w:rPr>
        <w:t>gestionaran</w:t>
      </w:r>
      <w:proofErr w:type="gramEnd"/>
      <w:r w:rsidRPr="00F14E97">
        <w:rPr>
          <w:rFonts w:ascii="Century Gothic" w:eastAsia="Times New Roman" w:hAnsi="Century Gothic" w:cs="Segoe UI"/>
          <w:lang w:eastAsia="es-CO"/>
        </w:rPr>
        <w:t xml:space="preserve"> todos los aspectos relacionados con servicios alternativos para la ciudadanía. Las funcionalidades de este módulo podrían llegar a  consid</w:t>
      </w:r>
      <w:r w:rsidR="002D6150" w:rsidRPr="00F14E97">
        <w:rPr>
          <w:rFonts w:ascii="Century Gothic" w:eastAsia="Times New Roman" w:hAnsi="Century Gothic" w:cs="Segoe UI"/>
          <w:lang w:eastAsia="es-CO"/>
        </w:rPr>
        <w:t>erarse módulos si se requiere. </w:t>
      </w:r>
    </w:p>
    <w:p w14:paraId="5265BEE0" w14:textId="77777777" w:rsidR="002E6D74" w:rsidRPr="00F14E97" w:rsidRDefault="002E6D74" w:rsidP="00F14E97">
      <w:pPr>
        <w:spacing w:after="0" w:line="240" w:lineRule="auto"/>
        <w:jc w:val="both"/>
        <w:textAlignment w:val="baseline"/>
        <w:rPr>
          <w:rFonts w:ascii="Century Gothic" w:eastAsia="Times New Roman" w:hAnsi="Century Gothic" w:cs="Segoe UI"/>
          <w:lang w:eastAsia="es-CO"/>
        </w:rPr>
      </w:pPr>
    </w:p>
    <w:p w14:paraId="245875F0" w14:textId="77777777" w:rsidR="002E6D74" w:rsidRPr="00F14E97" w:rsidRDefault="002E6D74" w:rsidP="00F14E97">
      <w:pPr>
        <w:spacing w:after="0" w:line="276" w:lineRule="auto"/>
        <w:jc w:val="both"/>
        <w:textAlignment w:val="baseline"/>
        <w:rPr>
          <w:rFonts w:ascii="Century Gothic" w:eastAsia="Times New Roman" w:hAnsi="Century Gothic" w:cs="Segoe UI"/>
          <w:lang w:eastAsia="es-CO"/>
        </w:rPr>
      </w:pPr>
      <w:r w:rsidRPr="00F14E97">
        <w:rPr>
          <w:rFonts w:ascii="Century Gothic" w:eastAsia="Times New Roman" w:hAnsi="Century Gothic" w:cs="Segoe UI"/>
          <w:lang w:eastAsia="es-CO"/>
        </w:rPr>
        <w:t>Funcionalidades:</w:t>
      </w:r>
    </w:p>
    <w:p w14:paraId="70B13481" w14:textId="77777777" w:rsidR="002E6D74" w:rsidRPr="00F14E97" w:rsidRDefault="002E6D74" w:rsidP="00F14E97">
      <w:pPr>
        <w:pStyle w:val="Prrafodelista"/>
        <w:spacing w:after="0" w:line="276" w:lineRule="auto"/>
        <w:ind w:left="1080"/>
        <w:jc w:val="both"/>
        <w:textAlignment w:val="baseline"/>
        <w:rPr>
          <w:rFonts w:ascii="Century Gothic" w:eastAsia="Times New Roman" w:hAnsi="Century Gothic" w:cs="Segoe UI"/>
          <w:lang w:eastAsia="es-CO"/>
        </w:rPr>
      </w:pPr>
    </w:p>
    <w:p w14:paraId="59381B2B" w14:textId="77777777" w:rsidR="00652D83" w:rsidRPr="00A32F73" w:rsidRDefault="003B2D94" w:rsidP="00F14E97">
      <w:pPr>
        <w:pStyle w:val="Prrafodelista"/>
        <w:numPr>
          <w:ilvl w:val="0"/>
          <w:numId w:val="19"/>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lang w:eastAsia="es-CO"/>
        </w:rPr>
        <w:t>Cultura: Busca generar cultura entre el gobierno y el ciudadano, La tecnología hace que un territorio sea habitable  la cultura lo hace vivible. Incluye temas no solo programaciones cul</w:t>
      </w:r>
      <w:r w:rsidR="002812D5" w:rsidRPr="00A32F73">
        <w:rPr>
          <w:rFonts w:ascii="Century Gothic" w:eastAsia="Times New Roman" w:hAnsi="Century Gothic" w:cs="Segoe UI"/>
          <w:lang w:eastAsia="es-CO"/>
        </w:rPr>
        <w:t>turales sino de entretenimiento.</w:t>
      </w:r>
    </w:p>
    <w:p w14:paraId="58772673" w14:textId="77777777" w:rsidR="00652D83" w:rsidRPr="00A32F73" w:rsidRDefault="003B2D94" w:rsidP="00F14E97">
      <w:pPr>
        <w:pStyle w:val="Prrafodelista"/>
        <w:numPr>
          <w:ilvl w:val="0"/>
          <w:numId w:val="19"/>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lang w:eastAsia="es-CO"/>
        </w:rPr>
        <w:t>Agricultura: Se implementan aplicaciones para conectar el campo con las TIC,  con el fin de aumentar la productividad y mo</w:t>
      </w:r>
      <w:r w:rsidR="002812D5" w:rsidRPr="00A32F73">
        <w:rPr>
          <w:rFonts w:ascii="Century Gothic" w:eastAsia="Times New Roman" w:hAnsi="Century Gothic" w:cs="Segoe UI"/>
          <w:lang w:eastAsia="es-CO"/>
        </w:rPr>
        <w:t>dernizar sus procesos agrícolas.</w:t>
      </w:r>
    </w:p>
    <w:p w14:paraId="6E0ADDD8" w14:textId="77777777" w:rsidR="003B2D94" w:rsidRPr="00A32F73" w:rsidRDefault="003B2D94" w:rsidP="00A32F73">
      <w:pPr>
        <w:pStyle w:val="Prrafodelista"/>
        <w:numPr>
          <w:ilvl w:val="0"/>
          <w:numId w:val="19"/>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lang w:eastAsia="es-CO"/>
        </w:rPr>
        <w:t>Economía: Incluye los temas relaciona</w:t>
      </w:r>
      <w:r w:rsidR="00C552E1" w:rsidRPr="00A32F73">
        <w:rPr>
          <w:rFonts w:ascii="Century Gothic" w:eastAsia="Times New Roman" w:hAnsi="Century Gothic" w:cs="Segoe UI"/>
          <w:lang w:eastAsia="es-CO"/>
        </w:rPr>
        <w:t>dos con marketing digital, e-</w:t>
      </w:r>
      <w:proofErr w:type="spellStart"/>
      <w:r w:rsidRPr="00A32F73">
        <w:rPr>
          <w:rFonts w:ascii="Century Gothic" w:eastAsia="Times New Roman" w:hAnsi="Century Gothic" w:cs="Segoe UI"/>
          <w:lang w:eastAsia="es-CO"/>
        </w:rPr>
        <w:t>comerce</w:t>
      </w:r>
      <w:proofErr w:type="spellEnd"/>
      <w:r w:rsidRPr="00A32F73">
        <w:rPr>
          <w:rFonts w:ascii="Century Gothic" w:eastAsia="Times New Roman" w:hAnsi="Century Gothic" w:cs="Segoe UI"/>
          <w:lang w:eastAsia="es-CO"/>
        </w:rPr>
        <w:t xml:space="preserve">, marketing móvil, gestión de turismo, </w:t>
      </w:r>
      <w:proofErr w:type="spellStart"/>
      <w:r w:rsidRPr="00A32F73">
        <w:rPr>
          <w:rFonts w:ascii="Century Gothic" w:eastAsia="Times New Roman" w:hAnsi="Century Gothic" w:cs="Segoe UI"/>
          <w:lang w:eastAsia="es-CO"/>
        </w:rPr>
        <w:t>Wifi</w:t>
      </w:r>
      <w:proofErr w:type="spellEnd"/>
      <w:r w:rsidRPr="00A32F73">
        <w:rPr>
          <w:rFonts w:ascii="Century Gothic" w:eastAsia="Times New Roman" w:hAnsi="Century Gothic" w:cs="Segoe UI"/>
          <w:lang w:eastAsia="es-CO"/>
        </w:rPr>
        <w:t>, etc.</w:t>
      </w:r>
    </w:p>
    <w:p w14:paraId="31EDA008" w14:textId="77777777" w:rsidR="00652D83" w:rsidRPr="00A32F73" w:rsidRDefault="003B2D94" w:rsidP="00F14E97">
      <w:pPr>
        <w:pStyle w:val="Prrafodelista"/>
        <w:numPr>
          <w:ilvl w:val="0"/>
          <w:numId w:val="19"/>
        </w:numPr>
        <w:spacing w:after="0" w:line="276" w:lineRule="auto"/>
        <w:jc w:val="both"/>
        <w:textAlignment w:val="baseline"/>
        <w:rPr>
          <w:rFonts w:ascii="Century Gothic" w:eastAsia="Times New Roman" w:hAnsi="Century Gothic" w:cs="Segoe UI"/>
          <w:lang w:eastAsia="es-CO"/>
        </w:rPr>
      </w:pPr>
      <w:r w:rsidRPr="00A32F73">
        <w:rPr>
          <w:rFonts w:ascii="Century Gothic" w:eastAsia="Times New Roman" w:hAnsi="Century Gothic" w:cs="Segoe UI"/>
          <w:color w:val="262626"/>
          <w:lang w:eastAsia="es-CO"/>
        </w:rPr>
        <w:t>Aspectos Sociales: </w:t>
      </w:r>
      <w:r w:rsidRPr="00A32F73">
        <w:rPr>
          <w:rFonts w:ascii="Century Gothic" w:eastAsia="Times New Roman" w:hAnsi="Century Gothic" w:cs="Segoe UI"/>
          <w:lang w:eastAsia="es-CO"/>
        </w:rPr>
        <w:t>Se busca responder a las necesidades de cada ciudadano, mediante programas sociales en línea.</w:t>
      </w:r>
    </w:p>
    <w:p w14:paraId="0421106D" w14:textId="032B0933" w:rsidR="00652D83" w:rsidRPr="00A32F73" w:rsidDel="00753509" w:rsidRDefault="003B2D94" w:rsidP="00CA0A8D">
      <w:pPr>
        <w:pStyle w:val="Prrafodelista"/>
        <w:numPr>
          <w:ilvl w:val="0"/>
          <w:numId w:val="19"/>
        </w:numPr>
        <w:spacing w:after="0" w:line="276" w:lineRule="auto"/>
        <w:jc w:val="both"/>
        <w:textAlignment w:val="baseline"/>
        <w:rPr>
          <w:del w:id="98" w:author="Harry Alfredo Wong Molina" w:date="2016-07-21T16:03:00Z"/>
          <w:rFonts w:ascii="Century Gothic" w:eastAsia="Times New Roman" w:hAnsi="Century Gothic" w:cs="Segoe UI"/>
          <w:lang w:eastAsia="es-CO"/>
        </w:rPr>
        <w:pPrChange w:id="99" w:author="Harry Alfredo Wong Molina" w:date="2016-07-21T16:03:00Z">
          <w:pPr>
            <w:pStyle w:val="Prrafodelista"/>
            <w:numPr>
              <w:numId w:val="19"/>
            </w:numPr>
            <w:spacing w:after="0" w:line="276" w:lineRule="auto"/>
            <w:ind w:hanging="360"/>
            <w:jc w:val="both"/>
            <w:textAlignment w:val="baseline"/>
          </w:pPr>
        </w:pPrChange>
      </w:pPr>
      <w:moveFromRangeStart w:id="100" w:author="Harry Alfredo Wong Molina" w:date="2016-07-21T16:03:00Z" w:name="move456880328"/>
      <w:moveFrom w:id="101" w:author="Harry Alfredo Wong Molina" w:date="2016-07-21T16:03:00Z">
        <w:r w:rsidRPr="00753509" w:rsidDel="00753509">
          <w:rPr>
            <w:rFonts w:ascii="Century Gothic" w:eastAsia="Times New Roman" w:hAnsi="Century Gothic" w:cs="Segoe UI"/>
            <w:color w:val="262626"/>
            <w:lang w:eastAsia="es-CO"/>
            <w:rPrChange w:id="102" w:author="Harry Alfredo Wong Molina" w:date="2016-07-21T16:03:00Z">
              <w:rPr>
                <w:rFonts w:ascii="Century Gothic" w:eastAsia="Times New Roman" w:hAnsi="Century Gothic" w:cs="Segoe UI"/>
                <w:color w:val="262626"/>
                <w:lang w:eastAsia="es-CO"/>
              </w:rPr>
            </w:rPrChange>
          </w:rPr>
          <w:t>Trámites y Servicios: </w:t>
        </w:r>
        <w:r w:rsidRPr="00753509" w:rsidDel="00753509">
          <w:rPr>
            <w:rFonts w:ascii="Century Gothic" w:eastAsia="Times New Roman" w:hAnsi="Century Gothic" w:cs="Segoe UI"/>
            <w:lang w:eastAsia="es-CO"/>
            <w:rPrChange w:id="103" w:author="Harry Alfredo Wong Molina" w:date="2016-07-21T16:03:00Z">
              <w:rPr>
                <w:rFonts w:ascii="Century Gothic" w:eastAsia="Times New Roman" w:hAnsi="Century Gothic" w:cs="Segoe UI"/>
                <w:lang w:eastAsia="es-CO"/>
              </w:rPr>
            </w:rPrChange>
          </w:rPr>
          <w:t xml:space="preserve">Permite a los ciudadanos llevar a cabo de forma eficiente los </w:t>
        </w:r>
        <w:r w:rsidR="002812D5" w:rsidRPr="00753509" w:rsidDel="00753509">
          <w:rPr>
            <w:rFonts w:ascii="Century Gothic" w:eastAsia="Times New Roman" w:hAnsi="Century Gothic" w:cs="Segoe UI"/>
            <w:lang w:eastAsia="es-CO"/>
            <w:rPrChange w:id="104" w:author="Harry Alfredo Wong Molina" w:date="2016-07-21T16:03:00Z">
              <w:rPr>
                <w:rFonts w:ascii="Century Gothic" w:eastAsia="Times New Roman" w:hAnsi="Century Gothic" w:cs="Segoe UI"/>
                <w:lang w:eastAsia="es-CO"/>
              </w:rPr>
            </w:rPrChange>
          </w:rPr>
          <w:t>trámites</w:t>
        </w:r>
        <w:r w:rsidRPr="00753509" w:rsidDel="00753509">
          <w:rPr>
            <w:rFonts w:ascii="Century Gothic" w:eastAsia="Times New Roman" w:hAnsi="Century Gothic" w:cs="Segoe UI"/>
            <w:lang w:eastAsia="es-CO"/>
            <w:rPrChange w:id="105" w:author="Harry Alfredo Wong Molina" w:date="2016-07-21T16:03:00Z">
              <w:rPr>
                <w:rFonts w:ascii="Century Gothic" w:eastAsia="Times New Roman" w:hAnsi="Century Gothic" w:cs="Segoe UI"/>
                <w:lang w:eastAsia="es-CO"/>
              </w:rPr>
            </w:rPrChange>
          </w:rPr>
          <w:t xml:space="preserve"> de consecución y r</w:t>
        </w:r>
        <w:r w:rsidR="002812D5" w:rsidRPr="00753509" w:rsidDel="00753509">
          <w:rPr>
            <w:rFonts w:ascii="Century Gothic" w:eastAsia="Times New Roman" w:hAnsi="Century Gothic" w:cs="Segoe UI"/>
            <w:lang w:eastAsia="es-CO"/>
            <w:rPrChange w:id="106" w:author="Harry Alfredo Wong Molina" w:date="2016-07-21T16:03:00Z">
              <w:rPr>
                <w:rFonts w:ascii="Century Gothic" w:eastAsia="Times New Roman" w:hAnsi="Century Gothic" w:cs="Segoe UI"/>
                <w:lang w:eastAsia="es-CO"/>
              </w:rPr>
            </w:rPrChange>
          </w:rPr>
          <w:t>eposición de documentos propios.</w:t>
        </w:r>
      </w:moveFrom>
      <w:moveFromRangeEnd w:id="100"/>
    </w:p>
    <w:p w14:paraId="037FDDF3" w14:textId="77777777" w:rsidR="002812D5" w:rsidRPr="00753509" w:rsidRDefault="003B2D94" w:rsidP="00CA0A8D">
      <w:pPr>
        <w:pStyle w:val="Prrafodelista"/>
        <w:numPr>
          <w:ilvl w:val="0"/>
          <w:numId w:val="19"/>
        </w:numPr>
        <w:spacing w:after="0" w:line="276" w:lineRule="auto"/>
        <w:jc w:val="both"/>
        <w:textAlignment w:val="baseline"/>
        <w:rPr>
          <w:rFonts w:ascii="Century Gothic" w:eastAsia="Times New Roman" w:hAnsi="Century Gothic" w:cs="Segoe UI"/>
          <w:lang w:eastAsia="es-CO"/>
          <w:rPrChange w:id="107" w:author="Harry Alfredo Wong Molina" w:date="2016-07-21T16:03:00Z">
            <w:rPr>
              <w:rFonts w:ascii="Century Gothic" w:eastAsia="Times New Roman" w:hAnsi="Century Gothic" w:cs="Segoe UI"/>
              <w:lang w:eastAsia="es-CO"/>
            </w:rPr>
          </w:rPrChange>
        </w:rPr>
        <w:pPrChange w:id="108" w:author="Harry Alfredo Wong Molina" w:date="2016-07-21T16:03:00Z">
          <w:pPr>
            <w:pStyle w:val="Prrafodelista"/>
            <w:numPr>
              <w:numId w:val="19"/>
            </w:numPr>
            <w:spacing w:after="0" w:line="276" w:lineRule="auto"/>
            <w:ind w:hanging="360"/>
            <w:jc w:val="both"/>
            <w:textAlignment w:val="baseline"/>
          </w:pPr>
        </w:pPrChange>
      </w:pPr>
      <w:r w:rsidRPr="00753509">
        <w:rPr>
          <w:rFonts w:ascii="Century Gothic" w:eastAsia="Times New Roman" w:hAnsi="Century Gothic" w:cs="Segoe UI"/>
          <w:color w:val="262626"/>
          <w:lang w:eastAsia="es-CO"/>
          <w:rPrChange w:id="109" w:author="Harry Alfredo Wong Molina" w:date="2016-07-21T16:03:00Z">
            <w:rPr>
              <w:rFonts w:ascii="Century Gothic" w:eastAsia="Times New Roman" w:hAnsi="Century Gothic" w:cs="Segoe UI"/>
              <w:color w:val="262626"/>
              <w:lang w:eastAsia="es-CO"/>
            </w:rPr>
          </w:rPrChange>
        </w:rPr>
        <w:t>Justicia: </w:t>
      </w:r>
      <w:r w:rsidRPr="00753509">
        <w:rPr>
          <w:rFonts w:ascii="Century Gothic" w:eastAsia="Times New Roman" w:hAnsi="Century Gothic" w:cs="Segoe UI"/>
          <w:lang w:eastAsia="es-CO"/>
          <w:rPrChange w:id="110" w:author="Harry Alfredo Wong Molina" w:date="2016-07-21T16:03:00Z">
            <w:rPr>
              <w:rFonts w:ascii="Century Gothic" w:eastAsia="Times New Roman" w:hAnsi="Century Gothic" w:cs="Segoe UI"/>
              <w:lang w:eastAsia="es-CO"/>
            </w:rPr>
          </w:rPrChange>
        </w:rPr>
        <w:t>Ofrece la información completa de justicia en línea</w:t>
      </w:r>
      <w:r w:rsidR="002812D5" w:rsidRPr="00753509">
        <w:rPr>
          <w:rFonts w:ascii="Century Gothic" w:eastAsia="Times New Roman" w:hAnsi="Century Gothic" w:cs="Segoe UI"/>
          <w:lang w:eastAsia="es-CO"/>
          <w:rPrChange w:id="111" w:author="Harry Alfredo Wong Molina" w:date="2016-07-21T16:03:00Z">
            <w:rPr>
              <w:rFonts w:ascii="Century Gothic" w:eastAsia="Times New Roman" w:hAnsi="Century Gothic" w:cs="Segoe UI"/>
              <w:lang w:eastAsia="es-CO"/>
            </w:rPr>
          </w:rPrChange>
        </w:rPr>
        <w:t>.</w:t>
      </w:r>
    </w:p>
    <w:p w14:paraId="5B72572B" w14:textId="77777777" w:rsidR="002E6D74" w:rsidRPr="00F14E97" w:rsidRDefault="002E6D74" w:rsidP="00F14E97">
      <w:pPr>
        <w:pStyle w:val="Prrafodelista"/>
        <w:spacing w:after="0" w:line="276" w:lineRule="auto"/>
        <w:ind w:left="1440"/>
        <w:jc w:val="both"/>
        <w:textAlignment w:val="baseline"/>
        <w:rPr>
          <w:rFonts w:ascii="Century Gothic" w:eastAsia="Times New Roman" w:hAnsi="Century Gothic" w:cs="Segoe UI"/>
          <w:lang w:eastAsia="es-CO"/>
        </w:rPr>
      </w:pPr>
    </w:p>
    <w:p w14:paraId="4C86E6AF" w14:textId="77777777" w:rsidR="002812D5" w:rsidRPr="00F14E97" w:rsidRDefault="002812D5" w:rsidP="00F14E97">
      <w:pPr>
        <w:spacing w:after="0" w:line="276" w:lineRule="auto"/>
        <w:jc w:val="both"/>
        <w:textAlignment w:val="baseline"/>
        <w:rPr>
          <w:rFonts w:ascii="Century Gothic" w:eastAsia="Times New Roman" w:hAnsi="Century Gothic" w:cs="Segoe UI"/>
          <w:lang w:eastAsia="es-CO"/>
        </w:rPr>
      </w:pPr>
      <w:r w:rsidRPr="00C558B6">
        <w:rPr>
          <w:rFonts w:ascii="Century Gothic" w:eastAsia="Times New Roman" w:hAnsi="Century Gothic" w:cs="Segoe UI"/>
          <w:iCs/>
          <w:lang w:eastAsia="es-CO"/>
        </w:rPr>
        <w:t>Marco legal</w:t>
      </w:r>
      <w:r w:rsidRPr="00F14E97">
        <w:rPr>
          <w:rFonts w:ascii="Century Gothic" w:eastAsia="Times New Roman" w:hAnsi="Century Gothic" w:cs="Segoe UI"/>
          <w:i/>
          <w:iCs/>
          <w:lang w:eastAsia="es-CO"/>
        </w:rPr>
        <w:t>:</w:t>
      </w:r>
      <w:r w:rsidRPr="00F14E97">
        <w:rPr>
          <w:rFonts w:ascii="Century Gothic" w:eastAsia="Times New Roman" w:hAnsi="Century Gothic" w:cs="Segoe UI"/>
          <w:iCs/>
          <w:lang w:eastAsia="es-CO"/>
        </w:rPr>
        <w:t xml:space="preserve"> Se investigó la normatividad, políticas, leyes que rigen en este módulo</w:t>
      </w:r>
      <w:r w:rsidR="008D3277" w:rsidRPr="00F14E97">
        <w:rPr>
          <w:rFonts w:ascii="Century Gothic" w:eastAsia="Times New Roman" w:hAnsi="Century Gothic" w:cs="Segoe UI"/>
          <w:iCs/>
          <w:lang w:eastAsia="es-CO"/>
        </w:rPr>
        <w:t>.</w:t>
      </w:r>
      <w:r w:rsidRPr="00F14E97">
        <w:rPr>
          <w:rFonts w:ascii="Century Gothic" w:eastAsia="Times New Roman" w:hAnsi="Century Gothic" w:cs="Segoe UI"/>
          <w:iCs/>
          <w:lang w:eastAsia="es-CO"/>
        </w:rPr>
        <w:t xml:space="preserve"> </w:t>
      </w:r>
    </w:p>
    <w:p w14:paraId="6E4CAE26" w14:textId="77777777" w:rsidR="003B2D94" w:rsidRPr="009876F0" w:rsidRDefault="003B2D94" w:rsidP="009876F0">
      <w:pPr>
        <w:spacing w:after="0" w:line="276" w:lineRule="auto"/>
        <w:jc w:val="both"/>
        <w:textAlignment w:val="baseline"/>
        <w:rPr>
          <w:rFonts w:ascii="Century Gothic" w:eastAsia="Times New Roman" w:hAnsi="Century Gothic" w:cs="Segoe UI"/>
          <w:lang w:eastAsia="es-CO"/>
        </w:rPr>
      </w:pPr>
    </w:p>
    <w:p w14:paraId="0EC1DB33" w14:textId="77777777" w:rsidR="005A35D2" w:rsidRPr="00F14E97" w:rsidRDefault="002812D5" w:rsidP="00F14E97">
      <w:pPr>
        <w:keepNext/>
        <w:jc w:val="both"/>
        <w:rPr>
          <w:rFonts w:ascii="Century Gothic" w:hAnsi="Century Gothic"/>
        </w:rPr>
      </w:pPr>
      <w:r w:rsidRPr="00F14E97">
        <w:rPr>
          <w:rFonts w:ascii="Century Gothic" w:hAnsi="Century Gothic" w:cs="Arial"/>
          <w:noProof/>
          <w:lang w:eastAsia="es-CO"/>
        </w:rPr>
        <w:t xml:space="preserve">                    </w:t>
      </w:r>
      <w:r w:rsidRPr="00F14E97">
        <w:rPr>
          <w:rFonts w:ascii="Century Gothic" w:hAnsi="Century Gothic" w:cs="Arial"/>
          <w:noProof/>
          <w:lang w:eastAsia="es-CO"/>
        </w:rPr>
        <w:drawing>
          <wp:inline distT="0" distB="0" distL="0" distR="0" wp14:anchorId="4B8BB02A" wp14:editId="48F208CF">
            <wp:extent cx="4178595" cy="3062177"/>
            <wp:effectExtent l="0" t="57150" r="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3E02DC83" w14:textId="77777777" w:rsidR="007E26AF" w:rsidRPr="00F14E97" w:rsidRDefault="005A35D2" w:rsidP="00F14E97">
      <w:pPr>
        <w:pStyle w:val="Descripcin"/>
        <w:jc w:val="center"/>
        <w:rPr>
          <w:rFonts w:ascii="Century Gothic" w:hAnsi="Century Gothic" w:cs="Arial"/>
          <w:i w:val="0"/>
          <w:noProof/>
          <w:color w:val="auto"/>
          <w:sz w:val="22"/>
          <w:szCs w:val="22"/>
          <w:lang w:eastAsia="es-CO"/>
        </w:rPr>
      </w:pPr>
      <w:bookmarkStart w:id="112" w:name="_Toc448415488"/>
      <w:r w:rsidRPr="00F14E97">
        <w:rPr>
          <w:rFonts w:ascii="Century Gothic" w:hAnsi="Century Gothic"/>
          <w:i w:val="0"/>
          <w:color w:val="auto"/>
          <w:sz w:val="22"/>
          <w:szCs w:val="22"/>
        </w:rPr>
        <w:t xml:space="preserve">Grafica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Grafica \* ARABIC </w:instrText>
      </w:r>
      <w:r w:rsidRPr="00F14E97">
        <w:rPr>
          <w:rFonts w:ascii="Century Gothic" w:hAnsi="Century Gothic"/>
          <w:i w:val="0"/>
          <w:color w:val="auto"/>
          <w:sz w:val="22"/>
          <w:szCs w:val="22"/>
        </w:rPr>
        <w:fldChar w:fldCharType="separate"/>
      </w:r>
      <w:r w:rsidR="00982A62" w:rsidRPr="00F14E97">
        <w:rPr>
          <w:rFonts w:ascii="Century Gothic" w:hAnsi="Century Gothic"/>
          <w:i w:val="0"/>
          <w:noProof/>
          <w:color w:val="auto"/>
          <w:sz w:val="22"/>
          <w:szCs w:val="22"/>
        </w:rPr>
        <w:t>18</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xml:space="preserve">. </w:t>
      </w:r>
      <w:r w:rsidR="00B90EE9" w:rsidRPr="00F14E97">
        <w:rPr>
          <w:rFonts w:ascii="Century Gothic" w:hAnsi="Century Gothic"/>
          <w:i w:val="0"/>
          <w:color w:val="auto"/>
          <w:sz w:val="22"/>
          <w:szCs w:val="22"/>
        </w:rPr>
        <w:t>Entes que Intervienen.</w:t>
      </w:r>
      <w:bookmarkEnd w:id="112"/>
    </w:p>
    <w:p w14:paraId="0ED27525" w14:textId="77777777" w:rsidR="009876F0" w:rsidRDefault="009876F0" w:rsidP="00F14E97">
      <w:pPr>
        <w:spacing w:after="0" w:line="276" w:lineRule="auto"/>
        <w:jc w:val="both"/>
        <w:textAlignment w:val="baseline"/>
        <w:rPr>
          <w:rFonts w:ascii="Century Gothic" w:eastAsia="Times New Roman" w:hAnsi="Century Gothic" w:cs="Segoe UI"/>
          <w:lang w:eastAsia="es-CO"/>
        </w:rPr>
      </w:pPr>
    </w:p>
    <w:p w14:paraId="3AE4C0F7" w14:textId="77777777" w:rsidR="00E77416" w:rsidRDefault="008D3277" w:rsidP="00F14E97">
      <w:pPr>
        <w:spacing w:after="0" w:line="276" w:lineRule="auto"/>
        <w:jc w:val="both"/>
        <w:textAlignment w:val="baseline"/>
        <w:rPr>
          <w:rFonts w:ascii="Century Gothic" w:eastAsia="Times New Roman" w:hAnsi="Century Gothic" w:cs="Segoe UI"/>
          <w:i/>
          <w:iCs/>
          <w:lang w:eastAsia="es-CO"/>
        </w:rPr>
      </w:pPr>
      <w:r w:rsidRPr="00F14E97">
        <w:rPr>
          <w:rFonts w:ascii="Century Gothic" w:eastAsia="Times New Roman" w:hAnsi="Century Gothic" w:cs="Segoe UI"/>
          <w:bCs/>
          <w:lang w:eastAsia="es-CO"/>
        </w:rPr>
        <w:t xml:space="preserve">En la siguiente  </w:t>
      </w:r>
      <w:r w:rsidRPr="00F14E97">
        <w:rPr>
          <w:rFonts w:ascii="Century Gothic" w:eastAsia="Times New Roman" w:hAnsi="Century Gothic" w:cs="Segoe UI"/>
          <w:i/>
          <w:iCs/>
          <w:lang w:eastAsia="es-CO"/>
        </w:rPr>
        <w:t xml:space="preserve">Matriz de Investigación Smart Sitio se encuentra toda la información relacionada con el capítulo anterior:   </w:t>
      </w:r>
    </w:p>
    <w:p w14:paraId="74CBAA3B" w14:textId="77777777" w:rsidR="008D3277" w:rsidRPr="00F14E97" w:rsidRDefault="008D3277" w:rsidP="00F14E97">
      <w:pPr>
        <w:spacing w:after="0" w:line="276" w:lineRule="auto"/>
        <w:jc w:val="both"/>
        <w:textAlignment w:val="baseline"/>
        <w:rPr>
          <w:rFonts w:ascii="Century Gothic" w:eastAsia="Times New Roman" w:hAnsi="Century Gothic" w:cs="Segoe UI"/>
          <w:i/>
          <w:iCs/>
          <w:lang w:eastAsia="es-CO"/>
        </w:rPr>
      </w:pPr>
      <w:r w:rsidRPr="00F14E97">
        <w:rPr>
          <w:rFonts w:ascii="Century Gothic" w:eastAsia="Times New Roman" w:hAnsi="Century Gothic" w:cs="Segoe UI"/>
          <w:i/>
          <w:iCs/>
          <w:lang w:eastAsia="es-CO"/>
        </w:rPr>
        <w:t xml:space="preserve">                                                                                                  </w:t>
      </w:r>
    </w:p>
    <w:p w14:paraId="444E85DB" w14:textId="77777777" w:rsidR="008D3277" w:rsidRPr="00F14E97" w:rsidRDefault="008D3277" w:rsidP="00F14E97">
      <w:pPr>
        <w:spacing w:after="0" w:line="276" w:lineRule="auto"/>
        <w:jc w:val="both"/>
        <w:textAlignment w:val="baseline"/>
        <w:rPr>
          <w:rFonts w:ascii="Century Gothic" w:eastAsia="Times New Roman" w:hAnsi="Century Gothic" w:cs="Segoe UI"/>
          <w:iCs/>
          <w:lang w:eastAsia="es-CO"/>
        </w:rPr>
      </w:pPr>
      <w:r w:rsidRPr="00F14E97">
        <w:rPr>
          <w:rFonts w:ascii="Century Gothic" w:eastAsia="Times New Roman" w:hAnsi="Century Gothic" w:cs="Segoe UI"/>
          <w:i/>
          <w:iCs/>
          <w:u w:val="single"/>
          <w:lang w:eastAsia="es-CO"/>
        </w:rPr>
        <w:t>Excel</w:t>
      </w:r>
      <w:r w:rsidRPr="00F14E97">
        <w:rPr>
          <w:rFonts w:ascii="Century Gothic" w:eastAsia="Times New Roman" w:hAnsi="Century Gothic" w:cs="Segoe UI"/>
          <w:i/>
          <w:u w:val="single"/>
          <w:lang w:eastAsia="es-CO"/>
        </w:rPr>
        <w:t xml:space="preserve"> /hoja 1 Matriz comparativa /hoja 2 Funcionalidades</w:t>
      </w:r>
      <w:r w:rsidRPr="00F14E97">
        <w:rPr>
          <w:rFonts w:ascii="Century Gothic" w:eastAsia="Times New Roman" w:hAnsi="Century Gothic" w:cs="Segoe UI"/>
          <w:i/>
          <w:iCs/>
          <w:u w:val="single"/>
          <w:lang w:eastAsia="es-CO"/>
        </w:rPr>
        <w:t xml:space="preserve"> que acompañan la actuación de cada uno de los módulos</w:t>
      </w:r>
      <w:r w:rsidRPr="00F14E97">
        <w:rPr>
          <w:rFonts w:ascii="Century Gothic" w:eastAsia="Times New Roman" w:hAnsi="Century Gothic" w:cs="Segoe UI"/>
          <w:iCs/>
          <w:lang w:eastAsia="es-CO"/>
        </w:rPr>
        <w:t>:</w:t>
      </w:r>
    </w:p>
    <w:p w14:paraId="1371F61B" w14:textId="77777777" w:rsidR="008D3277" w:rsidRPr="00F14E97" w:rsidRDefault="008D3277" w:rsidP="00F14E97">
      <w:pPr>
        <w:spacing w:after="0" w:line="276" w:lineRule="auto"/>
        <w:jc w:val="both"/>
        <w:textAlignment w:val="baseline"/>
        <w:rPr>
          <w:rFonts w:ascii="Century Gothic" w:eastAsia="Times New Roman" w:hAnsi="Century Gothic" w:cs="Segoe UI"/>
          <w:iCs/>
          <w:lang w:eastAsia="es-CO"/>
        </w:rPr>
      </w:pPr>
    </w:p>
    <w:p w14:paraId="15FB3198" w14:textId="4AFA1EF9" w:rsidR="008D3277" w:rsidRPr="00F14E97" w:rsidRDefault="000B5944" w:rsidP="00F14E97">
      <w:pPr>
        <w:spacing w:after="0" w:line="276" w:lineRule="auto"/>
        <w:jc w:val="center"/>
        <w:textAlignment w:val="baseline"/>
        <w:rPr>
          <w:rFonts w:ascii="Century Gothic" w:eastAsia="Times New Roman" w:hAnsi="Century Gothic" w:cs="Segoe UI"/>
          <w:iCs/>
          <w:lang w:eastAsia="es-CO"/>
        </w:rPr>
      </w:pPr>
      <w:r>
        <w:rPr>
          <w:rFonts w:ascii="Century Gothic" w:eastAsia="Times New Roman" w:hAnsi="Century Gothic" w:cs="Segoe UI"/>
          <w:iCs/>
          <w:lang w:eastAsia="es-CO"/>
        </w:rPr>
        <w:fldChar w:fldCharType="begin"/>
      </w:r>
      <w:r>
        <w:rPr>
          <w:rFonts w:ascii="Century Gothic" w:eastAsia="Times New Roman" w:hAnsi="Century Gothic" w:cs="Segoe UI"/>
          <w:iCs/>
          <w:lang w:eastAsia="es-CO"/>
        </w:rPr>
        <w:instrText xml:space="preserve"> LINK Excel.Sheet.12 "C:\\Users\\Kery Bohorquez\\Documents\\SMART CITIES\\Matriz de Investigación Smart Cities.xlsx" "" \a \p \f 0 </w:instrText>
      </w:r>
      <w:r>
        <w:rPr>
          <w:rFonts w:ascii="Century Gothic" w:eastAsia="Times New Roman" w:hAnsi="Century Gothic" w:cs="Segoe UI"/>
          <w:iCs/>
          <w:lang w:eastAsia="es-CO"/>
        </w:rPr>
        <w:fldChar w:fldCharType="separate"/>
      </w:r>
      <w:r w:rsidR="0084138D">
        <w:rPr>
          <w:rFonts w:ascii="Century Gothic" w:eastAsia="Times New Roman" w:hAnsi="Century Gothic" w:cs="Segoe UI"/>
          <w:iCs/>
          <w:lang w:eastAsia="es-CO"/>
        </w:rPr>
        <w:object w:dxaOrig="1614" w:dyaOrig="1044" w14:anchorId="0848C6F8">
          <v:shape id="_x0000_i1027" type="#_x0000_t75" style="width:77.25pt;height:50.25pt">
            <v:imagedata r:id="rId76" o:title=""/>
          </v:shape>
        </w:object>
      </w:r>
      <w:r>
        <w:rPr>
          <w:rFonts w:ascii="Century Gothic" w:eastAsia="Times New Roman" w:hAnsi="Century Gothic" w:cs="Segoe UI"/>
          <w:iCs/>
          <w:lang w:eastAsia="es-CO"/>
        </w:rPr>
        <w:fldChar w:fldCharType="end"/>
      </w:r>
    </w:p>
    <w:p w14:paraId="7551E7FE" w14:textId="16C40A63" w:rsidR="00DF5DA1" w:rsidRPr="00F14E97" w:rsidRDefault="00DF5DA1" w:rsidP="00F14E97">
      <w:pPr>
        <w:pStyle w:val="Descripcin"/>
        <w:jc w:val="both"/>
        <w:rPr>
          <w:rFonts w:ascii="Century Gothic" w:eastAsia="Times New Roman" w:hAnsi="Century Gothic" w:cs="Segoe UI"/>
          <w:bCs/>
          <w:i w:val="0"/>
          <w:color w:val="auto"/>
          <w:sz w:val="22"/>
          <w:szCs w:val="22"/>
          <w:lang w:eastAsia="es-CO"/>
        </w:rPr>
      </w:pPr>
    </w:p>
    <w:p w14:paraId="623DE3A6" w14:textId="79CF2811" w:rsidR="00CB7164" w:rsidRPr="009876F0" w:rsidRDefault="007E26AF" w:rsidP="009876F0">
      <w:pPr>
        <w:pStyle w:val="Ttulo2"/>
        <w:numPr>
          <w:ilvl w:val="0"/>
          <w:numId w:val="6"/>
        </w:numPr>
        <w:jc w:val="center"/>
        <w:rPr>
          <w:rFonts w:ascii="Century Gothic" w:hAnsi="Century Gothic"/>
          <w:b/>
          <w:color w:val="auto"/>
          <w:sz w:val="22"/>
        </w:rPr>
      </w:pPr>
      <w:bookmarkStart w:id="113" w:name="_Toc447290003"/>
      <w:bookmarkStart w:id="114" w:name="_Toc448483862"/>
      <w:r w:rsidRPr="009876F0">
        <w:rPr>
          <w:rFonts w:ascii="Century Gothic" w:hAnsi="Century Gothic"/>
          <w:b/>
          <w:color w:val="auto"/>
          <w:sz w:val="22"/>
        </w:rPr>
        <w:t>PLANES DE GOBIERNO Y DESARROLLO</w:t>
      </w:r>
      <w:bookmarkEnd w:id="113"/>
      <w:bookmarkEnd w:id="114"/>
    </w:p>
    <w:p w14:paraId="7B533230" w14:textId="77777777" w:rsidR="00100317" w:rsidRPr="00F14E97" w:rsidRDefault="00100317" w:rsidP="00F14E97">
      <w:pPr>
        <w:pStyle w:val="Prrafodelista"/>
        <w:ind w:left="360"/>
        <w:jc w:val="both"/>
        <w:rPr>
          <w:rFonts w:ascii="Century Gothic" w:hAnsi="Century Gothic" w:cs="Arial"/>
          <w:b/>
        </w:rPr>
      </w:pPr>
    </w:p>
    <w:p w14:paraId="41B9684E" w14:textId="77777777" w:rsidR="00867557" w:rsidRPr="00E87A60" w:rsidRDefault="009876F0" w:rsidP="009876F0">
      <w:pPr>
        <w:pStyle w:val="Prrafodelista"/>
        <w:numPr>
          <w:ilvl w:val="1"/>
          <w:numId w:val="6"/>
        </w:numPr>
        <w:jc w:val="both"/>
        <w:outlineLvl w:val="1"/>
        <w:rPr>
          <w:rFonts w:ascii="Century Gothic" w:hAnsi="Century Gothic" w:cs="Arial"/>
          <w:b/>
        </w:rPr>
      </w:pPr>
      <w:bookmarkStart w:id="115" w:name="_Toc448483863"/>
      <w:r w:rsidRPr="00E87A60">
        <w:rPr>
          <w:rFonts w:ascii="Century Gothic" w:hAnsi="Century Gothic" w:cs="Arial"/>
          <w:b/>
        </w:rPr>
        <w:t>Plan De Gobierno</w:t>
      </w:r>
      <w:bookmarkEnd w:id="115"/>
    </w:p>
    <w:p w14:paraId="00E33E66" w14:textId="77777777" w:rsidR="00867557" w:rsidRPr="00F14E97" w:rsidRDefault="00867557" w:rsidP="00F14E97">
      <w:pPr>
        <w:jc w:val="both"/>
        <w:rPr>
          <w:rFonts w:ascii="Century Gothic" w:hAnsi="Century Gothic" w:cs="Arial"/>
        </w:rPr>
      </w:pPr>
      <w:r w:rsidRPr="00F14E97">
        <w:rPr>
          <w:rFonts w:ascii="Century Gothic" w:hAnsi="Century Gothic" w:cs="Arial"/>
        </w:rPr>
        <w:t xml:space="preserve">Es un instrumento de acción política, económica y social materializado en un documento, que establece el conjunto de objetivos a alcanzarse por el gobierno en un determinado plazo y los medios que le servirán para ello. </w:t>
      </w:r>
    </w:p>
    <w:p w14:paraId="28DD7C2A" w14:textId="77777777" w:rsidR="00867557" w:rsidRPr="00F14E97" w:rsidRDefault="00867557" w:rsidP="00F14E97">
      <w:pPr>
        <w:jc w:val="both"/>
        <w:rPr>
          <w:rFonts w:ascii="Century Gothic" w:hAnsi="Century Gothic" w:cs="Arial"/>
        </w:rPr>
      </w:pPr>
      <w:r w:rsidRPr="00F14E97">
        <w:rPr>
          <w:rFonts w:ascii="Century Gothic" w:hAnsi="Century Gothic" w:cs="Arial"/>
        </w:rPr>
        <w:t>El plan de gobierno es un concepto macroeconómico que sirve de guía y referencia para la acción gubernativa, contiene una serie de previsiones y metas para cuya realización se prevén los métodos y los instrumentos adecuados.</w:t>
      </w:r>
    </w:p>
    <w:p w14:paraId="53F11812" w14:textId="77777777" w:rsidR="00EA4063" w:rsidRPr="00F14E97" w:rsidRDefault="00EA4063" w:rsidP="00F14E97">
      <w:pPr>
        <w:jc w:val="both"/>
        <w:rPr>
          <w:rFonts w:ascii="Century Gothic" w:hAnsi="Century Gothic" w:cs="Arial"/>
        </w:rPr>
      </w:pPr>
      <w:r w:rsidRPr="00F14E97">
        <w:rPr>
          <w:rFonts w:ascii="Century Gothic" w:hAnsi="Century Gothic" w:cs="Arial"/>
        </w:rPr>
        <w:t>A partir de una selección de municipios con características definidas, se analizaron sus planes de gobierno / desarrollo para obtener una visión de lo que pretenden implementar los alcaldes y así tener un sustento para presentar una propuestas tecnológica acertada.</w:t>
      </w:r>
    </w:p>
    <w:p w14:paraId="63355473" w14:textId="77777777" w:rsidR="00EA4063" w:rsidRPr="00F14E97" w:rsidRDefault="00EA4063" w:rsidP="00F14E97">
      <w:pPr>
        <w:jc w:val="both"/>
        <w:rPr>
          <w:rFonts w:ascii="Century Gothic" w:hAnsi="Century Gothic" w:cs="Arial"/>
        </w:rPr>
      </w:pPr>
    </w:p>
    <w:p w14:paraId="0FF5A323" w14:textId="77777777" w:rsidR="00EA4063" w:rsidRPr="00F14E97" w:rsidRDefault="00EA4063" w:rsidP="00F14E97">
      <w:pPr>
        <w:keepNext/>
        <w:jc w:val="both"/>
        <w:rPr>
          <w:rFonts w:ascii="Century Gothic" w:hAnsi="Century Gothic"/>
        </w:rPr>
      </w:pPr>
      <w:r w:rsidRPr="00F14E97">
        <w:rPr>
          <w:rFonts w:ascii="Century Gothic" w:hAnsi="Century Gothic"/>
          <w:noProof/>
          <w:lang w:eastAsia="es-CO"/>
        </w:rPr>
        <w:drawing>
          <wp:inline distT="0" distB="0" distL="0" distR="0" wp14:anchorId="5D0A9E97" wp14:editId="7B72FC7D">
            <wp:extent cx="5790757" cy="2381693"/>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00557" cy="2385724"/>
                    </a:xfrm>
                    <a:prstGeom prst="rect">
                      <a:avLst/>
                    </a:prstGeom>
                  </pic:spPr>
                </pic:pic>
              </a:graphicData>
            </a:graphic>
          </wp:inline>
        </w:drawing>
      </w:r>
    </w:p>
    <w:p w14:paraId="5D8023A5" w14:textId="77777777" w:rsidR="00EA4063" w:rsidRPr="00F14E97" w:rsidRDefault="00EA4063" w:rsidP="00F14E97">
      <w:pPr>
        <w:pStyle w:val="Descripcin"/>
        <w:jc w:val="center"/>
        <w:rPr>
          <w:rFonts w:ascii="Century Gothic" w:hAnsi="Century Gothic" w:cs="Arial"/>
          <w:i w:val="0"/>
          <w:color w:val="auto"/>
          <w:sz w:val="22"/>
          <w:szCs w:val="22"/>
        </w:rPr>
      </w:pPr>
      <w:bookmarkStart w:id="116" w:name="_Toc448470823"/>
      <w:r w:rsidRPr="00F14E97">
        <w:rPr>
          <w:rFonts w:ascii="Century Gothic" w:hAnsi="Century Gothic"/>
          <w:i w:val="0"/>
          <w:color w:val="auto"/>
          <w:sz w:val="22"/>
          <w:szCs w:val="22"/>
        </w:rPr>
        <w:t xml:space="preserve">Imagen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Imagen_ \* ARABIC </w:instrText>
      </w:r>
      <w:r w:rsidRPr="00F14E97">
        <w:rPr>
          <w:rFonts w:ascii="Century Gothic" w:hAnsi="Century Gothic"/>
          <w:i w:val="0"/>
          <w:color w:val="auto"/>
          <w:sz w:val="22"/>
          <w:szCs w:val="22"/>
        </w:rPr>
        <w:fldChar w:fldCharType="separate"/>
      </w:r>
      <w:r w:rsidR="00867998" w:rsidRPr="00F14E97">
        <w:rPr>
          <w:rFonts w:ascii="Century Gothic" w:hAnsi="Century Gothic"/>
          <w:i w:val="0"/>
          <w:noProof/>
          <w:color w:val="auto"/>
          <w:sz w:val="22"/>
          <w:szCs w:val="22"/>
        </w:rPr>
        <w:t>6</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Planes de Gobierno.</w:t>
      </w:r>
      <w:bookmarkEnd w:id="116"/>
    </w:p>
    <w:p w14:paraId="17E4580C" w14:textId="77777777" w:rsidR="00EA4063" w:rsidRDefault="00EA4063" w:rsidP="00F14E97">
      <w:pPr>
        <w:jc w:val="both"/>
        <w:rPr>
          <w:rFonts w:ascii="Century Gothic" w:hAnsi="Century Gothic" w:cs="Arial"/>
        </w:rPr>
      </w:pPr>
    </w:p>
    <w:p w14:paraId="2E127570" w14:textId="77777777" w:rsidR="009876F0" w:rsidRPr="00F14E97" w:rsidRDefault="009876F0" w:rsidP="00F14E97">
      <w:pPr>
        <w:jc w:val="both"/>
        <w:rPr>
          <w:rFonts w:ascii="Century Gothic" w:hAnsi="Century Gothic" w:cs="Arial"/>
        </w:rPr>
      </w:pPr>
    </w:p>
    <w:p w14:paraId="1530228E" w14:textId="77777777" w:rsidR="008D3277" w:rsidRPr="00F14E97" w:rsidRDefault="008D3277" w:rsidP="00F14E97">
      <w:pPr>
        <w:jc w:val="both"/>
        <w:rPr>
          <w:rFonts w:ascii="Century Gothic" w:hAnsi="Century Gothic" w:cs="Arial"/>
        </w:rPr>
      </w:pPr>
    </w:p>
    <w:p w14:paraId="72AA6565" w14:textId="77777777" w:rsidR="00867557" w:rsidRPr="00E87A60" w:rsidRDefault="009876F0" w:rsidP="009876F0">
      <w:pPr>
        <w:pStyle w:val="Prrafodelista"/>
        <w:numPr>
          <w:ilvl w:val="1"/>
          <w:numId w:val="6"/>
        </w:numPr>
        <w:jc w:val="both"/>
        <w:outlineLvl w:val="1"/>
        <w:rPr>
          <w:rFonts w:ascii="Century Gothic" w:hAnsi="Century Gothic" w:cs="Arial"/>
          <w:b/>
        </w:rPr>
      </w:pPr>
      <w:bookmarkStart w:id="117" w:name="_Toc448483864"/>
      <w:r w:rsidRPr="00E87A60">
        <w:rPr>
          <w:rFonts w:ascii="Century Gothic" w:hAnsi="Century Gothic" w:cs="Arial"/>
          <w:b/>
        </w:rPr>
        <w:t>Plan De Desarrollo</w:t>
      </w:r>
      <w:bookmarkEnd w:id="117"/>
    </w:p>
    <w:p w14:paraId="0E00BC4B" w14:textId="77777777" w:rsidR="008D3277" w:rsidRPr="00F14E97" w:rsidRDefault="00060142" w:rsidP="00F14E97">
      <w:pPr>
        <w:jc w:val="both"/>
        <w:rPr>
          <w:rFonts w:ascii="Century Gothic" w:hAnsi="Century Gothic" w:cs="Arial"/>
        </w:rPr>
      </w:pPr>
      <w:r w:rsidRPr="00F14E97">
        <w:rPr>
          <w:rFonts w:ascii="Century Gothic" w:hAnsi="Century Gothic" w:cs="Arial"/>
        </w:rPr>
        <w:t xml:space="preserve">Es un instrumento de gestión pública empleado para propulsar el desarrollo social de un determinado territorio, que puede ser el Estado en su conjunto o </w:t>
      </w:r>
      <w:r w:rsidR="00CE6634" w:rsidRPr="00F14E97">
        <w:rPr>
          <w:rFonts w:ascii="Century Gothic" w:hAnsi="Century Gothic" w:cs="Arial"/>
        </w:rPr>
        <w:t>bien una subdivisión del mismo, forma pa</w:t>
      </w:r>
      <w:r w:rsidR="009876F0">
        <w:rPr>
          <w:rFonts w:ascii="Century Gothic" w:hAnsi="Century Gothic" w:cs="Arial"/>
        </w:rPr>
        <w:t>rte de la economía planificada.</w:t>
      </w:r>
    </w:p>
    <w:p w14:paraId="4D44529A" w14:textId="77777777" w:rsidR="00CE6634" w:rsidRPr="00F14E97" w:rsidRDefault="00CE6634" w:rsidP="00F14E97">
      <w:pPr>
        <w:jc w:val="both"/>
        <w:rPr>
          <w:rFonts w:ascii="Century Gothic" w:hAnsi="Century Gothic" w:cs="Arial"/>
        </w:rPr>
      </w:pPr>
      <w:r w:rsidRPr="00F14E97">
        <w:rPr>
          <w:rFonts w:ascii="Century Gothic" w:hAnsi="Century Gothic" w:cs="Arial"/>
        </w:rPr>
        <w:t xml:space="preserve">Aportes a la Investigación de Smart </w:t>
      </w:r>
      <w:r w:rsidR="00594EB8" w:rsidRPr="00F14E97">
        <w:rPr>
          <w:rFonts w:ascii="Century Gothic" w:hAnsi="Century Gothic" w:cs="Arial"/>
        </w:rPr>
        <w:t>Sities</w:t>
      </w:r>
      <w:r w:rsidRPr="00F14E97">
        <w:rPr>
          <w:rFonts w:ascii="Century Gothic" w:hAnsi="Century Gothic" w:cs="Arial"/>
        </w:rPr>
        <w:t xml:space="preserve"> </w:t>
      </w:r>
    </w:p>
    <w:p w14:paraId="5121B11D" w14:textId="77777777" w:rsidR="00867557" w:rsidRPr="00F14E97" w:rsidRDefault="00CE6634" w:rsidP="00F14E97">
      <w:pPr>
        <w:jc w:val="both"/>
        <w:rPr>
          <w:rFonts w:ascii="Century Gothic" w:hAnsi="Century Gothic" w:cs="Arial"/>
        </w:rPr>
      </w:pPr>
      <w:r w:rsidRPr="00F14E97">
        <w:rPr>
          <w:rFonts w:ascii="Century Gothic" w:hAnsi="Century Gothic" w:cs="Arial"/>
        </w:rPr>
        <w:t>Durante el desarrollo de la investigación de realizó la revisión de los</w:t>
      </w:r>
      <w:r w:rsidR="00867557" w:rsidRPr="00F14E97">
        <w:rPr>
          <w:rFonts w:ascii="Century Gothic" w:hAnsi="Century Gothic" w:cs="Arial"/>
        </w:rPr>
        <w:t xml:space="preserve"> p</w:t>
      </w:r>
      <w:r w:rsidR="009F3BD9" w:rsidRPr="00F14E97">
        <w:rPr>
          <w:rFonts w:ascii="Century Gothic" w:hAnsi="Century Gothic" w:cs="Arial"/>
        </w:rPr>
        <w:t>l</w:t>
      </w:r>
      <w:r w:rsidR="00867557" w:rsidRPr="00F14E97">
        <w:rPr>
          <w:rFonts w:ascii="Century Gothic" w:hAnsi="Century Gothic" w:cs="Arial"/>
        </w:rPr>
        <w:t>anes de gobierno y de desarrollo de Colombia</w:t>
      </w:r>
      <w:r w:rsidR="009F3BD9" w:rsidRPr="00F14E97">
        <w:rPr>
          <w:rFonts w:ascii="Century Gothic" w:hAnsi="Century Gothic" w:cs="Arial"/>
        </w:rPr>
        <w:t>,</w:t>
      </w:r>
      <w:r w:rsidRPr="00F14E97">
        <w:rPr>
          <w:rFonts w:ascii="Century Gothic" w:hAnsi="Century Gothic" w:cs="Arial"/>
        </w:rPr>
        <w:t xml:space="preserve"> estos </w:t>
      </w:r>
      <w:r w:rsidR="00867557" w:rsidRPr="00F14E97">
        <w:rPr>
          <w:rFonts w:ascii="Century Gothic" w:hAnsi="Century Gothic" w:cs="Arial"/>
        </w:rPr>
        <w:t xml:space="preserve">permitieron </w:t>
      </w:r>
      <w:r w:rsidRPr="00F14E97">
        <w:rPr>
          <w:rFonts w:ascii="Century Gothic" w:hAnsi="Century Gothic" w:cs="Arial"/>
        </w:rPr>
        <w:t>obtener información acerca de los proyectos que propusieron los nuevos alcaldes de ciudades del periodo 2016 – 2019.</w:t>
      </w:r>
    </w:p>
    <w:p w14:paraId="14949734" w14:textId="77777777" w:rsidR="00CE6634" w:rsidRPr="00F14E97" w:rsidRDefault="009F3BD9" w:rsidP="00F14E97">
      <w:pPr>
        <w:jc w:val="both"/>
        <w:rPr>
          <w:rFonts w:ascii="Century Gothic" w:hAnsi="Century Gothic" w:cs="Arial"/>
        </w:rPr>
      </w:pPr>
      <w:r w:rsidRPr="00F14E97">
        <w:rPr>
          <w:rFonts w:ascii="Century Gothic" w:hAnsi="Century Gothic" w:cs="Arial"/>
        </w:rPr>
        <w:t>Se revisó el plan</w:t>
      </w:r>
      <w:r w:rsidR="00CE6634" w:rsidRPr="00F14E97">
        <w:rPr>
          <w:rFonts w:ascii="Century Gothic" w:hAnsi="Century Gothic" w:cs="Arial"/>
        </w:rPr>
        <w:t xml:space="preserve"> de gobierno y </w:t>
      </w:r>
      <w:r w:rsidRPr="00F14E97">
        <w:rPr>
          <w:rFonts w:ascii="Century Gothic" w:hAnsi="Century Gothic" w:cs="Arial"/>
        </w:rPr>
        <w:t xml:space="preserve">el plan </w:t>
      </w:r>
      <w:r w:rsidR="00CE6634" w:rsidRPr="00F14E97">
        <w:rPr>
          <w:rFonts w:ascii="Century Gothic" w:hAnsi="Century Gothic" w:cs="Arial"/>
        </w:rPr>
        <w:t>de desarrollo de la presidencia de la republica 2014 – 2018, presidente actual Juan Manuel Santos.</w:t>
      </w:r>
    </w:p>
    <w:p w14:paraId="23796E6C" w14:textId="77777777" w:rsidR="00CE6634" w:rsidRPr="00F14E97" w:rsidRDefault="00CE6634" w:rsidP="00F14E97">
      <w:pPr>
        <w:jc w:val="both"/>
        <w:rPr>
          <w:rFonts w:ascii="Century Gothic" w:hAnsi="Century Gothic" w:cs="Arial"/>
        </w:rPr>
      </w:pPr>
      <w:r w:rsidRPr="00F14E97">
        <w:rPr>
          <w:rFonts w:ascii="Century Gothic" w:hAnsi="Century Gothic" w:cs="Arial"/>
        </w:rPr>
        <w:t>A continuación se mencionan las ciudades en las que se revisaron los planes de gobierno y panes de desarrollo.</w:t>
      </w:r>
    </w:p>
    <w:tbl>
      <w:tblPr>
        <w:tblStyle w:val="Tablaconcuadrcula"/>
        <w:tblW w:w="878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1696"/>
        <w:gridCol w:w="2268"/>
        <w:gridCol w:w="2127"/>
        <w:gridCol w:w="2693"/>
      </w:tblGrid>
      <w:tr w:rsidR="007963DF" w:rsidRPr="00F14E97" w14:paraId="667829BC" w14:textId="77777777" w:rsidTr="003E02BE">
        <w:tc>
          <w:tcPr>
            <w:tcW w:w="1696" w:type="dxa"/>
            <w:shd w:val="clear" w:color="auto" w:fill="002060"/>
          </w:tcPr>
          <w:p w14:paraId="048DF87C" w14:textId="77777777" w:rsidR="00867557" w:rsidRPr="00F14E97" w:rsidRDefault="00867557" w:rsidP="00F14E97">
            <w:pPr>
              <w:jc w:val="both"/>
              <w:rPr>
                <w:rFonts w:ascii="Century Gothic" w:hAnsi="Century Gothic" w:cs="Arial"/>
                <w:b/>
                <w:color w:val="FFFFFF" w:themeColor="background1"/>
              </w:rPr>
            </w:pPr>
            <w:r w:rsidRPr="00F14E97">
              <w:rPr>
                <w:rFonts w:ascii="Century Gothic" w:hAnsi="Century Gothic" w:cs="Arial"/>
                <w:b/>
                <w:color w:val="FFFFFF" w:themeColor="background1"/>
              </w:rPr>
              <w:t>CIUDAD</w:t>
            </w:r>
          </w:p>
        </w:tc>
        <w:tc>
          <w:tcPr>
            <w:tcW w:w="2268" w:type="dxa"/>
            <w:shd w:val="clear" w:color="auto" w:fill="002060"/>
          </w:tcPr>
          <w:p w14:paraId="558258F4" w14:textId="77777777" w:rsidR="00867557" w:rsidRPr="00F14E97" w:rsidRDefault="00867557" w:rsidP="00F14E97">
            <w:pPr>
              <w:jc w:val="both"/>
              <w:rPr>
                <w:rFonts w:ascii="Century Gothic" w:hAnsi="Century Gothic" w:cs="Arial"/>
                <w:b/>
                <w:color w:val="FFFFFF" w:themeColor="background1"/>
              </w:rPr>
            </w:pPr>
            <w:r w:rsidRPr="00F14E97">
              <w:rPr>
                <w:rFonts w:ascii="Century Gothic" w:hAnsi="Century Gothic" w:cs="Arial"/>
                <w:b/>
                <w:color w:val="FFFFFF" w:themeColor="background1"/>
              </w:rPr>
              <w:t>DEPARTAMENTO</w:t>
            </w:r>
          </w:p>
        </w:tc>
        <w:tc>
          <w:tcPr>
            <w:tcW w:w="2127" w:type="dxa"/>
            <w:shd w:val="clear" w:color="auto" w:fill="002060"/>
          </w:tcPr>
          <w:p w14:paraId="049B736B" w14:textId="77777777" w:rsidR="00867557" w:rsidRPr="00F14E97" w:rsidRDefault="00867557" w:rsidP="00F14E97">
            <w:pPr>
              <w:jc w:val="both"/>
              <w:rPr>
                <w:rFonts w:ascii="Century Gothic" w:hAnsi="Century Gothic" w:cs="Arial"/>
                <w:b/>
                <w:color w:val="FFFFFF" w:themeColor="background1"/>
              </w:rPr>
            </w:pPr>
            <w:r w:rsidRPr="00F14E97">
              <w:rPr>
                <w:rFonts w:ascii="Century Gothic" w:hAnsi="Century Gothic" w:cs="Arial"/>
                <w:b/>
                <w:color w:val="FFFFFF" w:themeColor="background1"/>
              </w:rPr>
              <w:t>GOBERNADOR</w:t>
            </w:r>
          </w:p>
        </w:tc>
        <w:tc>
          <w:tcPr>
            <w:tcW w:w="2693" w:type="dxa"/>
            <w:shd w:val="clear" w:color="auto" w:fill="002060"/>
          </w:tcPr>
          <w:p w14:paraId="5AA77D20" w14:textId="77777777" w:rsidR="00867557" w:rsidRPr="00F14E97" w:rsidRDefault="00867557" w:rsidP="00F14E97">
            <w:pPr>
              <w:jc w:val="both"/>
              <w:rPr>
                <w:rFonts w:ascii="Century Gothic" w:hAnsi="Century Gothic" w:cs="Arial"/>
                <w:b/>
                <w:color w:val="FFFFFF" w:themeColor="background1"/>
              </w:rPr>
            </w:pPr>
            <w:r w:rsidRPr="00F14E97">
              <w:rPr>
                <w:rFonts w:ascii="Century Gothic" w:hAnsi="Century Gothic" w:cs="Arial"/>
                <w:b/>
                <w:color w:val="FFFFFF" w:themeColor="background1"/>
              </w:rPr>
              <w:t>ALCALDE</w:t>
            </w:r>
          </w:p>
        </w:tc>
      </w:tr>
      <w:tr w:rsidR="00184AF4" w:rsidRPr="00F14E97" w14:paraId="6269DF1E" w14:textId="77777777" w:rsidTr="003E02BE">
        <w:tc>
          <w:tcPr>
            <w:tcW w:w="1696" w:type="dxa"/>
          </w:tcPr>
          <w:p w14:paraId="2AE60DD4" w14:textId="77777777" w:rsidR="00867557" w:rsidRPr="00F14E97" w:rsidRDefault="00867557" w:rsidP="00F14E97">
            <w:pPr>
              <w:jc w:val="both"/>
              <w:rPr>
                <w:rFonts w:ascii="Century Gothic" w:hAnsi="Century Gothic" w:cs="Arial"/>
              </w:rPr>
            </w:pPr>
            <w:r w:rsidRPr="00F14E97">
              <w:rPr>
                <w:rFonts w:ascii="Century Gothic" w:hAnsi="Century Gothic" w:cs="Arial"/>
              </w:rPr>
              <w:t>Sincelejo</w:t>
            </w:r>
          </w:p>
        </w:tc>
        <w:tc>
          <w:tcPr>
            <w:tcW w:w="2268" w:type="dxa"/>
          </w:tcPr>
          <w:p w14:paraId="56AD5382" w14:textId="77777777" w:rsidR="00867557" w:rsidRPr="00F14E97" w:rsidRDefault="00867557" w:rsidP="00F14E97">
            <w:pPr>
              <w:jc w:val="both"/>
              <w:rPr>
                <w:rFonts w:ascii="Century Gothic" w:hAnsi="Century Gothic" w:cs="Arial"/>
              </w:rPr>
            </w:pPr>
            <w:r w:rsidRPr="00F14E97">
              <w:rPr>
                <w:rFonts w:ascii="Century Gothic" w:hAnsi="Century Gothic" w:cs="Arial"/>
              </w:rPr>
              <w:t>Sucre</w:t>
            </w:r>
          </w:p>
        </w:tc>
        <w:tc>
          <w:tcPr>
            <w:tcW w:w="2127" w:type="dxa"/>
          </w:tcPr>
          <w:p w14:paraId="526985BB" w14:textId="77777777" w:rsidR="00867557" w:rsidRPr="00F14E97" w:rsidRDefault="00184AF4" w:rsidP="00F14E97">
            <w:pPr>
              <w:jc w:val="both"/>
              <w:rPr>
                <w:rFonts w:ascii="Century Gothic" w:hAnsi="Century Gothic" w:cs="Arial"/>
              </w:rPr>
            </w:pPr>
            <w:r w:rsidRPr="00F14E97">
              <w:rPr>
                <w:rFonts w:ascii="Century Gothic" w:hAnsi="Century Gothic" w:cs="Arial"/>
              </w:rPr>
              <w:t>Edgar Martínez R.</w:t>
            </w:r>
          </w:p>
        </w:tc>
        <w:tc>
          <w:tcPr>
            <w:tcW w:w="2693" w:type="dxa"/>
          </w:tcPr>
          <w:p w14:paraId="353C392A" w14:textId="77777777" w:rsidR="00867557" w:rsidRPr="00F14E97" w:rsidRDefault="00CE6634" w:rsidP="00F14E97">
            <w:pPr>
              <w:jc w:val="both"/>
              <w:rPr>
                <w:rFonts w:ascii="Century Gothic" w:hAnsi="Century Gothic" w:cs="Arial"/>
              </w:rPr>
            </w:pPr>
            <w:r w:rsidRPr="00F14E97">
              <w:rPr>
                <w:rFonts w:ascii="Century Gothic" w:hAnsi="Century Gothic" w:cs="Arial"/>
              </w:rPr>
              <w:t xml:space="preserve">Jacobo </w:t>
            </w:r>
            <w:proofErr w:type="spellStart"/>
            <w:r w:rsidRPr="00F14E97">
              <w:rPr>
                <w:rFonts w:ascii="Century Gothic" w:hAnsi="Century Gothic" w:cs="Arial"/>
              </w:rPr>
              <w:t>Quessep</w:t>
            </w:r>
            <w:proofErr w:type="spellEnd"/>
            <w:r w:rsidRPr="00F14E97">
              <w:rPr>
                <w:rFonts w:ascii="Century Gothic" w:hAnsi="Century Gothic" w:cs="Arial"/>
              </w:rPr>
              <w:t xml:space="preserve"> </w:t>
            </w:r>
            <w:r w:rsidR="00F95BAD" w:rsidRPr="00F14E97">
              <w:rPr>
                <w:rFonts w:ascii="Century Gothic" w:hAnsi="Century Gothic" w:cs="Arial"/>
              </w:rPr>
              <w:t>E.</w:t>
            </w:r>
          </w:p>
        </w:tc>
      </w:tr>
      <w:tr w:rsidR="00184AF4" w:rsidRPr="00F14E97" w14:paraId="3E46BCE2" w14:textId="77777777" w:rsidTr="003E02BE">
        <w:tc>
          <w:tcPr>
            <w:tcW w:w="1696" w:type="dxa"/>
          </w:tcPr>
          <w:p w14:paraId="12A15A18" w14:textId="77777777" w:rsidR="00867557" w:rsidRPr="00F14E97" w:rsidRDefault="00CE6634" w:rsidP="00F14E97">
            <w:pPr>
              <w:jc w:val="both"/>
              <w:rPr>
                <w:rFonts w:ascii="Century Gothic" w:hAnsi="Century Gothic" w:cs="Arial"/>
              </w:rPr>
            </w:pPr>
            <w:r w:rsidRPr="00F14E97">
              <w:rPr>
                <w:rFonts w:ascii="Century Gothic" w:hAnsi="Century Gothic" w:cs="Arial"/>
              </w:rPr>
              <w:t>Medellín</w:t>
            </w:r>
          </w:p>
        </w:tc>
        <w:tc>
          <w:tcPr>
            <w:tcW w:w="2268" w:type="dxa"/>
          </w:tcPr>
          <w:p w14:paraId="5309F62D" w14:textId="77777777" w:rsidR="00867557" w:rsidRPr="00F14E97" w:rsidRDefault="00867557" w:rsidP="00F14E97">
            <w:pPr>
              <w:jc w:val="both"/>
              <w:rPr>
                <w:rFonts w:ascii="Century Gothic" w:hAnsi="Century Gothic" w:cs="Arial"/>
              </w:rPr>
            </w:pPr>
            <w:r w:rsidRPr="00F14E97">
              <w:rPr>
                <w:rFonts w:ascii="Century Gothic" w:hAnsi="Century Gothic" w:cs="Arial"/>
              </w:rPr>
              <w:t>Antioquia</w:t>
            </w:r>
          </w:p>
        </w:tc>
        <w:tc>
          <w:tcPr>
            <w:tcW w:w="2127" w:type="dxa"/>
          </w:tcPr>
          <w:p w14:paraId="403603AD" w14:textId="77777777" w:rsidR="00867557" w:rsidRPr="00F14E97" w:rsidRDefault="008D3BD4" w:rsidP="00F14E97">
            <w:pPr>
              <w:jc w:val="both"/>
              <w:rPr>
                <w:rFonts w:ascii="Century Gothic" w:hAnsi="Century Gothic" w:cs="Arial"/>
              </w:rPr>
            </w:pPr>
            <w:r w:rsidRPr="00F14E97">
              <w:rPr>
                <w:rFonts w:ascii="Century Gothic" w:hAnsi="Century Gothic" w:cs="Arial"/>
              </w:rPr>
              <w:t xml:space="preserve">Luis Pérez </w:t>
            </w:r>
            <w:r w:rsidR="005562C0" w:rsidRPr="00F14E97">
              <w:rPr>
                <w:rFonts w:ascii="Century Gothic" w:hAnsi="Century Gothic" w:cs="Arial"/>
              </w:rPr>
              <w:t>G.</w:t>
            </w:r>
          </w:p>
        </w:tc>
        <w:tc>
          <w:tcPr>
            <w:tcW w:w="2693" w:type="dxa"/>
          </w:tcPr>
          <w:p w14:paraId="7337C9D4" w14:textId="77777777" w:rsidR="00867557" w:rsidRPr="00F14E97" w:rsidRDefault="008D3BD4" w:rsidP="00F14E97">
            <w:pPr>
              <w:jc w:val="both"/>
              <w:rPr>
                <w:rFonts w:ascii="Century Gothic" w:hAnsi="Century Gothic" w:cs="Arial"/>
              </w:rPr>
            </w:pPr>
            <w:r w:rsidRPr="00F14E97">
              <w:rPr>
                <w:rFonts w:ascii="Century Gothic" w:hAnsi="Century Gothic" w:cs="Arial"/>
              </w:rPr>
              <w:t xml:space="preserve">Federico Andrés </w:t>
            </w:r>
            <w:r w:rsidR="00F95BAD" w:rsidRPr="00F14E97">
              <w:rPr>
                <w:rFonts w:ascii="Century Gothic" w:hAnsi="Century Gothic" w:cs="Arial"/>
              </w:rPr>
              <w:t>G.</w:t>
            </w:r>
          </w:p>
        </w:tc>
      </w:tr>
      <w:tr w:rsidR="00184AF4" w:rsidRPr="00F14E97" w14:paraId="5AFC9CDF" w14:textId="77777777" w:rsidTr="003E02BE">
        <w:tc>
          <w:tcPr>
            <w:tcW w:w="1696" w:type="dxa"/>
          </w:tcPr>
          <w:p w14:paraId="3AC8EF1C" w14:textId="77777777" w:rsidR="00867557" w:rsidRPr="00F14E97" w:rsidRDefault="008D3BD4" w:rsidP="00F14E97">
            <w:pPr>
              <w:jc w:val="both"/>
              <w:rPr>
                <w:rFonts w:ascii="Century Gothic" w:hAnsi="Century Gothic" w:cs="Arial"/>
              </w:rPr>
            </w:pPr>
            <w:r w:rsidRPr="00F14E97">
              <w:rPr>
                <w:rFonts w:ascii="Century Gothic" w:hAnsi="Century Gothic" w:cs="Arial"/>
              </w:rPr>
              <w:t>La Estrella</w:t>
            </w:r>
          </w:p>
        </w:tc>
        <w:tc>
          <w:tcPr>
            <w:tcW w:w="2268" w:type="dxa"/>
          </w:tcPr>
          <w:p w14:paraId="4989EA2D" w14:textId="77777777" w:rsidR="00867557" w:rsidRPr="00F14E97" w:rsidRDefault="008D3BD4" w:rsidP="00F14E97">
            <w:pPr>
              <w:jc w:val="both"/>
              <w:rPr>
                <w:rFonts w:ascii="Century Gothic" w:hAnsi="Century Gothic" w:cs="Arial"/>
              </w:rPr>
            </w:pPr>
            <w:r w:rsidRPr="00F14E97">
              <w:rPr>
                <w:rFonts w:ascii="Century Gothic" w:hAnsi="Century Gothic" w:cs="Arial"/>
              </w:rPr>
              <w:t>Antioquia</w:t>
            </w:r>
          </w:p>
        </w:tc>
        <w:tc>
          <w:tcPr>
            <w:tcW w:w="2127" w:type="dxa"/>
          </w:tcPr>
          <w:p w14:paraId="4AE9947E" w14:textId="77777777" w:rsidR="00867557" w:rsidRPr="00F14E97" w:rsidRDefault="008D3BD4" w:rsidP="00F14E97">
            <w:pPr>
              <w:jc w:val="both"/>
              <w:rPr>
                <w:rFonts w:ascii="Century Gothic" w:hAnsi="Century Gothic" w:cs="Arial"/>
              </w:rPr>
            </w:pPr>
            <w:r w:rsidRPr="00F14E97">
              <w:rPr>
                <w:rFonts w:ascii="Century Gothic" w:hAnsi="Century Gothic" w:cs="Arial"/>
              </w:rPr>
              <w:t xml:space="preserve">Luis Pérez </w:t>
            </w:r>
            <w:r w:rsidR="005562C0" w:rsidRPr="00F14E97">
              <w:rPr>
                <w:rFonts w:ascii="Century Gothic" w:hAnsi="Century Gothic" w:cs="Arial"/>
              </w:rPr>
              <w:t>G.</w:t>
            </w:r>
          </w:p>
        </w:tc>
        <w:tc>
          <w:tcPr>
            <w:tcW w:w="2693" w:type="dxa"/>
          </w:tcPr>
          <w:p w14:paraId="7DF27EEF" w14:textId="77777777" w:rsidR="00867557" w:rsidRPr="00F14E97" w:rsidRDefault="008D3BD4" w:rsidP="00F14E97">
            <w:pPr>
              <w:jc w:val="both"/>
              <w:rPr>
                <w:rFonts w:ascii="Century Gothic" w:hAnsi="Century Gothic" w:cs="Arial"/>
              </w:rPr>
            </w:pPr>
            <w:proofErr w:type="spellStart"/>
            <w:r w:rsidRPr="00F14E97">
              <w:rPr>
                <w:rFonts w:ascii="Century Gothic" w:hAnsi="Century Gothic" w:cs="Arial"/>
              </w:rPr>
              <w:t>Jhonny</w:t>
            </w:r>
            <w:proofErr w:type="spellEnd"/>
            <w:r w:rsidRPr="00F14E97">
              <w:rPr>
                <w:rFonts w:ascii="Century Gothic" w:hAnsi="Century Gothic" w:cs="Arial"/>
              </w:rPr>
              <w:t xml:space="preserve"> Alexander G</w:t>
            </w:r>
            <w:r w:rsidR="00F95BAD" w:rsidRPr="00F14E97">
              <w:rPr>
                <w:rFonts w:ascii="Century Gothic" w:hAnsi="Century Gothic" w:cs="Arial"/>
              </w:rPr>
              <w:t>.</w:t>
            </w:r>
          </w:p>
        </w:tc>
      </w:tr>
      <w:tr w:rsidR="00184AF4" w:rsidRPr="00F14E97" w14:paraId="1BA8248F" w14:textId="77777777" w:rsidTr="003E02BE">
        <w:tc>
          <w:tcPr>
            <w:tcW w:w="1696" w:type="dxa"/>
          </w:tcPr>
          <w:p w14:paraId="281AEF34" w14:textId="77777777" w:rsidR="00867557" w:rsidRPr="00F14E97" w:rsidRDefault="007963DF" w:rsidP="00F14E97">
            <w:pPr>
              <w:jc w:val="both"/>
              <w:rPr>
                <w:rFonts w:ascii="Century Gothic" w:hAnsi="Century Gothic" w:cs="Arial"/>
              </w:rPr>
            </w:pPr>
            <w:r w:rsidRPr="00F14E97">
              <w:rPr>
                <w:rFonts w:ascii="Century Gothic" w:hAnsi="Century Gothic" w:cs="Arial"/>
              </w:rPr>
              <w:t xml:space="preserve">Barbosa </w:t>
            </w:r>
          </w:p>
        </w:tc>
        <w:tc>
          <w:tcPr>
            <w:tcW w:w="2268" w:type="dxa"/>
          </w:tcPr>
          <w:p w14:paraId="2C576FB7" w14:textId="77777777" w:rsidR="00867557" w:rsidRPr="00F14E97" w:rsidRDefault="008D3BD4" w:rsidP="00F14E97">
            <w:pPr>
              <w:jc w:val="both"/>
              <w:rPr>
                <w:rFonts w:ascii="Century Gothic" w:hAnsi="Century Gothic" w:cs="Arial"/>
              </w:rPr>
            </w:pPr>
            <w:r w:rsidRPr="00F14E97">
              <w:rPr>
                <w:rFonts w:ascii="Century Gothic" w:hAnsi="Century Gothic" w:cs="Arial"/>
              </w:rPr>
              <w:t>Antioquia</w:t>
            </w:r>
          </w:p>
        </w:tc>
        <w:tc>
          <w:tcPr>
            <w:tcW w:w="2127" w:type="dxa"/>
          </w:tcPr>
          <w:p w14:paraId="31658072" w14:textId="77777777" w:rsidR="00867557" w:rsidRPr="00F14E97" w:rsidRDefault="008D3BD4" w:rsidP="00F14E97">
            <w:pPr>
              <w:jc w:val="both"/>
              <w:rPr>
                <w:rFonts w:ascii="Century Gothic" w:hAnsi="Century Gothic" w:cs="Arial"/>
              </w:rPr>
            </w:pPr>
            <w:r w:rsidRPr="00F14E97">
              <w:rPr>
                <w:rFonts w:ascii="Century Gothic" w:hAnsi="Century Gothic" w:cs="Arial"/>
              </w:rPr>
              <w:t xml:space="preserve">Luis Pérez </w:t>
            </w:r>
            <w:r w:rsidR="005562C0" w:rsidRPr="00F14E97">
              <w:rPr>
                <w:rFonts w:ascii="Century Gothic" w:hAnsi="Century Gothic" w:cs="Arial"/>
              </w:rPr>
              <w:t>G.</w:t>
            </w:r>
          </w:p>
        </w:tc>
        <w:tc>
          <w:tcPr>
            <w:tcW w:w="2693" w:type="dxa"/>
          </w:tcPr>
          <w:p w14:paraId="1DFD5B66" w14:textId="77777777" w:rsidR="00867557" w:rsidRPr="00F14E97" w:rsidRDefault="005562C0" w:rsidP="00F14E97">
            <w:pPr>
              <w:jc w:val="both"/>
              <w:rPr>
                <w:rFonts w:ascii="Century Gothic" w:hAnsi="Century Gothic" w:cs="Arial"/>
              </w:rPr>
            </w:pPr>
            <w:r w:rsidRPr="00F14E97">
              <w:rPr>
                <w:rFonts w:ascii="Century Gothic" w:hAnsi="Century Gothic" w:cs="Arial"/>
              </w:rPr>
              <w:t>Edison García R</w:t>
            </w:r>
            <w:r w:rsidR="00F95BAD" w:rsidRPr="00F14E97">
              <w:rPr>
                <w:rFonts w:ascii="Century Gothic" w:hAnsi="Century Gothic" w:cs="Arial"/>
              </w:rPr>
              <w:t>.</w:t>
            </w:r>
          </w:p>
        </w:tc>
      </w:tr>
      <w:tr w:rsidR="00184AF4" w:rsidRPr="00F14E97" w14:paraId="3441CCAA" w14:textId="77777777" w:rsidTr="003E02BE">
        <w:tc>
          <w:tcPr>
            <w:tcW w:w="1696" w:type="dxa"/>
          </w:tcPr>
          <w:p w14:paraId="1C8F46E3" w14:textId="77777777" w:rsidR="00867557" w:rsidRPr="00F14E97" w:rsidRDefault="007963DF" w:rsidP="00F14E97">
            <w:pPr>
              <w:jc w:val="both"/>
              <w:rPr>
                <w:rFonts w:ascii="Century Gothic" w:hAnsi="Century Gothic" w:cs="Arial"/>
              </w:rPr>
            </w:pPr>
            <w:r w:rsidRPr="00F14E97">
              <w:rPr>
                <w:rFonts w:ascii="Century Gothic" w:hAnsi="Century Gothic" w:cs="Arial"/>
              </w:rPr>
              <w:t>Bello</w:t>
            </w:r>
          </w:p>
        </w:tc>
        <w:tc>
          <w:tcPr>
            <w:tcW w:w="2268" w:type="dxa"/>
          </w:tcPr>
          <w:p w14:paraId="3F9F2A23" w14:textId="77777777" w:rsidR="00867557" w:rsidRPr="00F14E97" w:rsidRDefault="008D3BD4" w:rsidP="00F14E97">
            <w:pPr>
              <w:jc w:val="both"/>
              <w:rPr>
                <w:rFonts w:ascii="Century Gothic" w:hAnsi="Century Gothic" w:cs="Arial"/>
              </w:rPr>
            </w:pPr>
            <w:r w:rsidRPr="00F14E97">
              <w:rPr>
                <w:rFonts w:ascii="Century Gothic" w:hAnsi="Century Gothic" w:cs="Arial"/>
              </w:rPr>
              <w:t>Antioquia</w:t>
            </w:r>
          </w:p>
        </w:tc>
        <w:tc>
          <w:tcPr>
            <w:tcW w:w="2127" w:type="dxa"/>
          </w:tcPr>
          <w:p w14:paraId="582058FB" w14:textId="77777777" w:rsidR="00867557" w:rsidRPr="00F14E97" w:rsidRDefault="005562C0" w:rsidP="00F14E97">
            <w:pPr>
              <w:jc w:val="both"/>
              <w:rPr>
                <w:rFonts w:ascii="Century Gothic" w:hAnsi="Century Gothic" w:cs="Arial"/>
              </w:rPr>
            </w:pPr>
            <w:r w:rsidRPr="00F14E97">
              <w:rPr>
                <w:rFonts w:ascii="Century Gothic" w:hAnsi="Century Gothic" w:cs="Arial"/>
              </w:rPr>
              <w:t>Luis Pérez G.</w:t>
            </w:r>
          </w:p>
        </w:tc>
        <w:tc>
          <w:tcPr>
            <w:tcW w:w="2693" w:type="dxa"/>
          </w:tcPr>
          <w:p w14:paraId="6C026DF9" w14:textId="77777777" w:rsidR="00867557" w:rsidRPr="00F14E97" w:rsidRDefault="00F95BAD" w:rsidP="00F14E97">
            <w:pPr>
              <w:jc w:val="both"/>
              <w:rPr>
                <w:rFonts w:ascii="Century Gothic" w:hAnsi="Century Gothic" w:cs="Arial"/>
              </w:rPr>
            </w:pPr>
            <w:r w:rsidRPr="00F14E97">
              <w:rPr>
                <w:rFonts w:ascii="Century Gothic" w:hAnsi="Century Gothic" w:cs="Arial"/>
              </w:rPr>
              <w:t>Cesar Augusto Suarez M.</w:t>
            </w:r>
          </w:p>
        </w:tc>
      </w:tr>
      <w:tr w:rsidR="00184AF4" w:rsidRPr="00F14E97" w14:paraId="6D431D8A" w14:textId="77777777" w:rsidTr="003E02BE">
        <w:trPr>
          <w:trHeight w:val="70"/>
        </w:trPr>
        <w:tc>
          <w:tcPr>
            <w:tcW w:w="1696" w:type="dxa"/>
          </w:tcPr>
          <w:p w14:paraId="5B555C1D" w14:textId="77777777" w:rsidR="00184AF4" w:rsidRPr="00F14E97" w:rsidRDefault="00184AF4" w:rsidP="00F14E97">
            <w:pPr>
              <w:jc w:val="both"/>
              <w:rPr>
                <w:rFonts w:ascii="Century Gothic" w:hAnsi="Century Gothic" w:cs="Arial"/>
              </w:rPr>
            </w:pPr>
            <w:r w:rsidRPr="00F14E97">
              <w:rPr>
                <w:rFonts w:ascii="Century Gothic" w:hAnsi="Century Gothic" w:cs="Arial"/>
              </w:rPr>
              <w:t>Envigado</w:t>
            </w:r>
          </w:p>
        </w:tc>
        <w:tc>
          <w:tcPr>
            <w:tcW w:w="2268" w:type="dxa"/>
          </w:tcPr>
          <w:p w14:paraId="74BBB3E0" w14:textId="77777777" w:rsidR="00184AF4" w:rsidRPr="00F14E97" w:rsidRDefault="00184AF4" w:rsidP="00F14E97">
            <w:pPr>
              <w:jc w:val="both"/>
              <w:rPr>
                <w:rFonts w:ascii="Century Gothic" w:hAnsi="Century Gothic" w:cs="Arial"/>
              </w:rPr>
            </w:pPr>
            <w:r w:rsidRPr="00F14E97">
              <w:rPr>
                <w:rFonts w:ascii="Century Gothic" w:hAnsi="Century Gothic" w:cs="Arial"/>
              </w:rPr>
              <w:t>Antioquia</w:t>
            </w:r>
          </w:p>
        </w:tc>
        <w:tc>
          <w:tcPr>
            <w:tcW w:w="2127" w:type="dxa"/>
          </w:tcPr>
          <w:p w14:paraId="5FF0956E" w14:textId="77777777" w:rsidR="00184AF4" w:rsidRPr="00F14E97" w:rsidRDefault="005562C0" w:rsidP="00F14E97">
            <w:pPr>
              <w:jc w:val="both"/>
              <w:rPr>
                <w:rFonts w:ascii="Century Gothic" w:hAnsi="Century Gothic" w:cs="Arial"/>
              </w:rPr>
            </w:pPr>
            <w:r w:rsidRPr="00F14E97">
              <w:rPr>
                <w:rFonts w:ascii="Century Gothic" w:hAnsi="Century Gothic" w:cs="Arial"/>
              </w:rPr>
              <w:t>Luis Pérez G.</w:t>
            </w:r>
          </w:p>
        </w:tc>
        <w:tc>
          <w:tcPr>
            <w:tcW w:w="2693" w:type="dxa"/>
          </w:tcPr>
          <w:p w14:paraId="2BA17CF2" w14:textId="77777777" w:rsidR="00184AF4" w:rsidRPr="00F14E97" w:rsidRDefault="005562C0" w:rsidP="00F14E97">
            <w:pPr>
              <w:jc w:val="both"/>
              <w:rPr>
                <w:rFonts w:ascii="Century Gothic" w:hAnsi="Century Gothic" w:cs="Arial"/>
              </w:rPr>
            </w:pPr>
            <w:r w:rsidRPr="00F14E97">
              <w:rPr>
                <w:rFonts w:ascii="Century Gothic" w:hAnsi="Century Gothic" w:cs="Arial"/>
              </w:rPr>
              <w:t>Raúl Eduardo Cardona G</w:t>
            </w:r>
          </w:p>
        </w:tc>
      </w:tr>
      <w:tr w:rsidR="005562C0" w:rsidRPr="00F14E97" w14:paraId="23910F23" w14:textId="77777777" w:rsidTr="003E02BE">
        <w:tc>
          <w:tcPr>
            <w:tcW w:w="1696" w:type="dxa"/>
          </w:tcPr>
          <w:p w14:paraId="42D117DE" w14:textId="77777777" w:rsidR="00184AF4" w:rsidRPr="00F14E97" w:rsidRDefault="00184AF4" w:rsidP="00F14E97">
            <w:pPr>
              <w:jc w:val="both"/>
              <w:rPr>
                <w:rFonts w:ascii="Century Gothic" w:hAnsi="Century Gothic" w:cs="Arial"/>
              </w:rPr>
            </w:pPr>
            <w:r w:rsidRPr="00F14E97">
              <w:rPr>
                <w:rFonts w:ascii="Century Gothic" w:hAnsi="Century Gothic" w:cs="Arial"/>
              </w:rPr>
              <w:t>Itagüí</w:t>
            </w:r>
          </w:p>
        </w:tc>
        <w:tc>
          <w:tcPr>
            <w:tcW w:w="2268" w:type="dxa"/>
          </w:tcPr>
          <w:p w14:paraId="6A8D664E" w14:textId="77777777" w:rsidR="00184AF4" w:rsidRPr="00F14E97" w:rsidRDefault="00184AF4" w:rsidP="00F14E97">
            <w:pPr>
              <w:jc w:val="both"/>
              <w:rPr>
                <w:rFonts w:ascii="Century Gothic" w:hAnsi="Century Gothic" w:cs="Arial"/>
              </w:rPr>
            </w:pPr>
            <w:r w:rsidRPr="00F14E97">
              <w:rPr>
                <w:rFonts w:ascii="Century Gothic" w:hAnsi="Century Gothic" w:cs="Arial"/>
              </w:rPr>
              <w:t>Antioquia</w:t>
            </w:r>
          </w:p>
        </w:tc>
        <w:tc>
          <w:tcPr>
            <w:tcW w:w="2127" w:type="dxa"/>
          </w:tcPr>
          <w:p w14:paraId="4D9AA330" w14:textId="77777777" w:rsidR="00184AF4" w:rsidRPr="00F14E97" w:rsidRDefault="005562C0" w:rsidP="00F14E97">
            <w:pPr>
              <w:jc w:val="both"/>
              <w:rPr>
                <w:rFonts w:ascii="Century Gothic" w:hAnsi="Century Gothic" w:cs="Arial"/>
              </w:rPr>
            </w:pPr>
            <w:r w:rsidRPr="00F14E97">
              <w:rPr>
                <w:rFonts w:ascii="Century Gothic" w:hAnsi="Century Gothic" w:cs="Arial"/>
              </w:rPr>
              <w:t>Luis Pérez G.</w:t>
            </w:r>
          </w:p>
        </w:tc>
        <w:tc>
          <w:tcPr>
            <w:tcW w:w="2693" w:type="dxa"/>
          </w:tcPr>
          <w:p w14:paraId="40735502" w14:textId="77777777" w:rsidR="00184AF4" w:rsidRPr="00F14E97" w:rsidRDefault="005562C0" w:rsidP="00F14E97">
            <w:pPr>
              <w:jc w:val="both"/>
              <w:rPr>
                <w:rFonts w:ascii="Century Gothic" w:hAnsi="Century Gothic" w:cs="Arial"/>
              </w:rPr>
            </w:pPr>
            <w:r w:rsidRPr="00F14E97">
              <w:rPr>
                <w:rFonts w:ascii="Century Gothic" w:hAnsi="Century Gothic" w:cs="Arial"/>
              </w:rPr>
              <w:t>León Mario Bedoya L</w:t>
            </w:r>
            <w:r w:rsidR="00F95BAD" w:rsidRPr="00F14E97">
              <w:rPr>
                <w:rFonts w:ascii="Century Gothic" w:hAnsi="Century Gothic" w:cs="Arial"/>
              </w:rPr>
              <w:t>.</w:t>
            </w:r>
          </w:p>
        </w:tc>
      </w:tr>
      <w:tr w:rsidR="005562C0" w:rsidRPr="00F14E97" w14:paraId="5214D7CB" w14:textId="77777777" w:rsidTr="003E02BE">
        <w:tc>
          <w:tcPr>
            <w:tcW w:w="1696" w:type="dxa"/>
          </w:tcPr>
          <w:p w14:paraId="0EFE6A4A" w14:textId="77777777" w:rsidR="00184AF4" w:rsidRPr="00F14E97" w:rsidRDefault="00184AF4" w:rsidP="00F14E97">
            <w:pPr>
              <w:jc w:val="both"/>
              <w:rPr>
                <w:rFonts w:ascii="Century Gothic" w:hAnsi="Century Gothic" w:cs="Arial"/>
              </w:rPr>
            </w:pPr>
            <w:r w:rsidRPr="00F14E97">
              <w:rPr>
                <w:rFonts w:ascii="Century Gothic" w:hAnsi="Century Gothic" w:cs="Arial"/>
              </w:rPr>
              <w:t>Copacabana</w:t>
            </w:r>
          </w:p>
        </w:tc>
        <w:tc>
          <w:tcPr>
            <w:tcW w:w="2268" w:type="dxa"/>
          </w:tcPr>
          <w:p w14:paraId="514051AD" w14:textId="77777777" w:rsidR="00184AF4" w:rsidRPr="00F14E97" w:rsidRDefault="00184AF4" w:rsidP="00F14E97">
            <w:pPr>
              <w:jc w:val="both"/>
              <w:rPr>
                <w:rFonts w:ascii="Century Gothic" w:hAnsi="Century Gothic" w:cs="Arial"/>
              </w:rPr>
            </w:pPr>
            <w:r w:rsidRPr="00F14E97">
              <w:rPr>
                <w:rFonts w:ascii="Century Gothic" w:hAnsi="Century Gothic" w:cs="Arial"/>
              </w:rPr>
              <w:t>Antioquia</w:t>
            </w:r>
          </w:p>
        </w:tc>
        <w:tc>
          <w:tcPr>
            <w:tcW w:w="2127" w:type="dxa"/>
          </w:tcPr>
          <w:p w14:paraId="2B8A4DEA" w14:textId="77777777" w:rsidR="00184AF4" w:rsidRPr="00F14E97" w:rsidRDefault="005562C0" w:rsidP="00F14E97">
            <w:pPr>
              <w:jc w:val="both"/>
              <w:rPr>
                <w:rFonts w:ascii="Century Gothic" w:hAnsi="Century Gothic" w:cs="Arial"/>
              </w:rPr>
            </w:pPr>
            <w:r w:rsidRPr="00F14E97">
              <w:rPr>
                <w:rFonts w:ascii="Century Gothic" w:hAnsi="Century Gothic" w:cs="Arial"/>
              </w:rPr>
              <w:t>Luis Pérez G.</w:t>
            </w:r>
          </w:p>
        </w:tc>
        <w:tc>
          <w:tcPr>
            <w:tcW w:w="2693" w:type="dxa"/>
          </w:tcPr>
          <w:p w14:paraId="73DBCB58" w14:textId="77777777" w:rsidR="00184AF4" w:rsidRPr="00F14E97" w:rsidRDefault="005562C0" w:rsidP="00F14E97">
            <w:pPr>
              <w:jc w:val="both"/>
              <w:rPr>
                <w:rFonts w:ascii="Century Gothic" w:hAnsi="Century Gothic" w:cs="Arial"/>
              </w:rPr>
            </w:pPr>
            <w:r w:rsidRPr="00F14E97">
              <w:rPr>
                <w:rFonts w:ascii="Century Gothic" w:hAnsi="Century Gothic" w:cs="Arial"/>
              </w:rPr>
              <w:t>Oscar Restrepo</w:t>
            </w:r>
            <w:r w:rsidR="00F95BAD" w:rsidRPr="00F14E97">
              <w:rPr>
                <w:rFonts w:ascii="Century Gothic" w:hAnsi="Century Gothic" w:cs="Arial"/>
              </w:rPr>
              <w:t>.</w:t>
            </w:r>
          </w:p>
        </w:tc>
      </w:tr>
      <w:tr w:rsidR="005562C0" w:rsidRPr="00F14E97" w14:paraId="4048FD4C" w14:textId="77777777" w:rsidTr="003E02BE">
        <w:trPr>
          <w:trHeight w:val="70"/>
        </w:trPr>
        <w:tc>
          <w:tcPr>
            <w:tcW w:w="1696" w:type="dxa"/>
          </w:tcPr>
          <w:p w14:paraId="04A76516" w14:textId="77777777" w:rsidR="00184AF4" w:rsidRPr="00F14E97" w:rsidRDefault="005562C0" w:rsidP="00F14E97">
            <w:pPr>
              <w:jc w:val="both"/>
              <w:rPr>
                <w:rFonts w:ascii="Century Gothic" w:hAnsi="Century Gothic" w:cs="Arial"/>
              </w:rPr>
            </w:pPr>
            <w:r w:rsidRPr="00F14E97">
              <w:rPr>
                <w:rFonts w:ascii="Century Gothic" w:hAnsi="Century Gothic" w:cs="Arial"/>
              </w:rPr>
              <w:t>Cali</w:t>
            </w:r>
          </w:p>
        </w:tc>
        <w:tc>
          <w:tcPr>
            <w:tcW w:w="2268" w:type="dxa"/>
          </w:tcPr>
          <w:p w14:paraId="24DDA468" w14:textId="77777777" w:rsidR="00184AF4" w:rsidRPr="00F14E97" w:rsidRDefault="005562C0" w:rsidP="00F14E97">
            <w:pPr>
              <w:jc w:val="both"/>
              <w:rPr>
                <w:rFonts w:ascii="Century Gothic" w:hAnsi="Century Gothic" w:cs="Arial"/>
              </w:rPr>
            </w:pPr>
            <w:r w:rsidRPr="00F14E97">
              <w:rPr>
                <w:rFonts w:ascii="Century Gothic" w:hAnsi="Century Gothic" w:cs="Arial"/>
              </w:rPr>
              <w:t>Valle del Cauca</w:t>
            </w:r>
          </w:p>
        </w:tc>
        <w:tc>
          <w:tcPr>
            <w:tcW w:w="2127" w:type="dxa"/>
          </w:tcPr>
          <w:p w14:paraId="65F8F216" w14:textId="77777777" w:rsidR="00184AF4" w:rsidRPr="00F14E97" w:rsidRDefault="005562C0" w:rsidP="00F14E97">
            <w:pPr>
              <w:jc w:val="both"/>
              <w:rPr>
                <w:rFonts w:ascii="Century Gothic" w:hAnsi="Century Gothic" w:cs="Arial"/>
              </w:rPr>
            </w:pPr>
            <w:proofErr w:type="spellStart"/>
            <w:r w:rsidRPr="00F14E97">
              <w:rPr>
                <w:rFonts w:ascii="Century Gothic" w:hAnsi="Century Gothic" w:cs="Arial"/>
              </w:rPr>
              <w:t>Dilian</w:t>
            </w:r>
            <w:proofErr w:type="spellEnd"/>
            <w:r w:rsidRPr="00F14E97">
              <w:rPr>
                <w:rFonts w:ascii="Century Gothic" w:hAnsi="Century Gothic" w:cs="Arial"/>
              </w:rPr>
              <w:t xml:space="preserve"> Francisca T.</w:t>
            </w:r>
          </w:p>
        </w:tc>
        <w:tc>
          <w:tcPr>
            <w:tcW w:w="2693" w:type="dxa"/>
          </w:tcPr>
          <w:p w14:paraId="1A6C1AB3" w14:textId="77777777" w:rsidR="00184AF4" w:rsidRPr="00F14E97" w:rsidRDefault="005562C0" w:rsidP="00F14E97">
            <w:pPr>
              <w:jc w:val="both"/>
              <w:rPr>
                <w:rFonts w:ascii="Century Gothic" w:hAnsi="Century Gothic" w:cs="Arial"/>
              </w:rPr>
            </w:pPr>
            <w:r w:rsidRPr="00F14E97">
              <w:rPr>
                <w:rFonts w:ascii="Century Gothic" w:hAnsi="Century Gothic" w:cs="Arial"/>
              </w:rPr>
              <w:t xml:space="preserve">Maurice </w:t>
            </w:r>
            <w:proofErr w:type="spellStart"/>
            <w:r w:rsidRPr="00F14E97">
              <w:rPr>
                <w:rFonts w:ascii="Century Gothic" w:hAnsi="Century Gothic" w:cs="Arial"/>
              </w:rPr>
              <w:t>Armitage</w:t>
            </w:r>
            <w:proofErr w:type="spellEnd"/>
            <w:r w:rsidRPr="00F14E97">
              <w:rPr>
                <w:rFonts w:ascii="Century Gothic" w:hAnsi="Century Gothic" w:cs="Arial"/>
              </w:rPr>
              <w:t xml:space="preserve"> C</w:t>
            </w:r>
            <w:r w:rsidR="00F95BAD" w:rsidRPr="00F14E97">
              <w:rPr>
                <w:rFonts w:ascii="Century Gothic" w:hAnsi="Century Gothic" w:cs="Arial"/>
              </w:rPr>
              <w:t>.</w:t>
            </w:r>
          </w:p>
        </w:tc>
      </w:tr>
      <w:tr w:rsidR="005562C0" w:rsidRPr="00F14E97" w14:paraId="39A77A71" w14:textId="77777777" w:rsidTr="003E02BE">
        <w:tc>
          <w:tcPr>
            <w:tcW w:w="1696" w:type="dxa"/>
          </w:tcPr>
          <w:p w14:paraId="4B2A3642" w14:textId="77777777" w:rsidR="00184AF4" w:rsidRPr="00F14E97" w:rsidRDefault="005562C0" w:rsidP="00F14E97">
            <w:pPr>
              <w:jc w:val="both"/>
              <w:rPr>
                <w:rFonts w:ascii="Century Gothic" w:hAnsi="Century Gothic" w:cs="Arial"/>
              </w:rPr>
            </w:pPr>
            <w:r w:rsidRPr="00F14E97">
              <w:rPr>
                <w:rFonts w:ascii="Century Gothic" w:hAnsi="Century Gothic" w:cs="Arial"/>
              </w:rPr>
              <w:t>Buenaventura</w:t>
            </w:r>
          </w:p>
        </w:tc>
        <w:tc>
          <w:tcPr>
            <w:tcW w:w="2268" w:type="dxa"/>
          </w:tcPr>
          <w:p w14:paraId="2D70602A" w14:textId="77777777" w:rsidR="00184AF4" w:rsidRPr="00F14E97" w:rsidRDefault="005562C0" w:rsidP="00F14E97">
            <w:pPr>
              <w:jc w:val="both"/>
              <w:rPr>
                <w:rFonts w:ascii="Century Gothic" w:hAnsi="Century Gothic" w:cs="Arial"/>
              </w:rPr>
            </w:pPr>
            <w:r w:rsidRPr="00F14E97">
              <w:rPr>
                <w:rFonts w:ascii="Century Gothic" w:hAnsi="Century Gothic" w:cs="Arial"/>
              </w:rPr>
              <w:t>Valle del Cauca</w:t>
            </w:r>
          </w:p>
        </w:tc>
        <w:tc>
          <w:tcPr>
            <w:tcW w:w="2127" w:type="dxa"/>
          </w:tcPr>
          <w:p w14:paraId="4B25EB19" w14:textId="77777777" w:rsidR="00184AF4" w:rsidRPr="00F14E97" w:rsidRDefault="005562C0" w:rsidP="00F14E97">
            <w:pPr>
              <w:jc w:val="both"/>
              <w:rPr>
                <w:rFonts w:ascii="Century Gothic" w:hAnsi="Century Gothic" w:cs="Arial"/>
              </w:rPr>
            </w:pPr>
            <w:proofErr w:type="spellStart"/>
            <w:r w:rsidRPr="00F14E97">
              <w:rPr>
                <w:rFonts w:ascii="Century Gothic" w:hAnsi="Century Gothic" w:cs="Arial"/>
              </w:rPr>
              <w:t>Dilian</w:t>
            </w:r>
            <w:proofErr w:type="spellEnd"/>
            <w:r w:rsidRPr="00F14E97">
              <w:rPr>
                <w:rFonts w:ascii="Century Gothic" w:hAnsi="Century Gothic" w:cs="Arial"/>
              </w:rPr>
              <w:t xml:space="preserve"> Francisca T.</w:t>
            </w:r>
          </w:p>
        </w:tc>
        <w:tc>
          <w:tcPr>
            <w:tcW w:w="2693" w:type="dxa"/>
          </w:tcPr>
          <w:p w14:paraId="08B8EEA2" w14:textId="77777777" w:rsidR="00184AF4" w:rsidRPr="00F14E97" w:rsidRDefault="005562C0" w:rsidP="00F14E97">
            <w:pPr>
              <w:jc w:val="both"/>
              <w:rPr>
                <w:rFonts w:ascii="Century Gothic" w:hAnsi="Century Gothic" w:cs="Arial"/>
              </w:rPr>
            </w:pPr>
            <w:r w:rsidRPr="00F14E97">
              <w:rPr>
                <w:rFonts w:ascii="Century Gothic" w:hAnsi="Century Gothic" w:cs="Arial"/>
              </w:rPr>
              <w:t>Eliécer Arboleda T</w:t>
            </w:r>
            <w:r w:rsidR="00F95BAD" w:rsidRPr="00F14E97">
              <w:rPr>
                <w:rFonts w:ascii="Century Gothic" w:hAnsi="Century Gothic" w:cs="Arial"/>
              </w:rPr>
              <w:t>.</w:t>
            </w:r>
          </w:p>
        </w:tc>
      </w:tr>
      <w:tr w:rsidR="005562C0" w:rsidRPr="00F14E97" w14:paraId="0EE1EB25" w14:textId="77777777" w:rsidTr="003E02BE">
        <w:tc>
          <w:tcPr>
            <w:tcW w:w="1696" w:type="dxa"/>
          </w:tcPr>
          <w:p w14:paraId="691126BA" w14:textId="77777777" w:rsidR="00184AF4" w:rsidRPr="00F14E97" w:rsidRDefault="005562C0" w:rsidP="00F14E97">
            <w:pPr>
              <w:jc w:val="both"/>
              <w:rPr>
                <w:rFonts w:ascii="Century Gothic" w:hAnsi="Century Gothic" w:cs="Arial"/>
              </w:rPr>
            </w:pPr>
            <w:r w:rsidRPr="00F14E97">
              <w:rPr>
                <w:rFonts w:ascii="Century Gothic" w:hAnsi="Century Gothic" w:cs="Arial"/>
              </w:rPr>
              <w:t>Buga</w:t>
            </w:r>
          </w:p>
        </w:tc>
        <w:tc>
          <w:tcPr>
            <w:tcW w:w="2268" w:type="dxa"/>
          </w:tcPr>
          <w:p w14:paraId="52079A11" w14:textId="77777777" w:rsidR="00184AF4" w:rsidRPr="00F14E97" w:rsidRDefault="005562C0" w:rsidP="00F14E97">
            <w:pPr>
              <w:jc w:val="both"/>
              <w:rPr>
                <w:rFonts w:ascii="Century Gothic" w:hAnsi="Century Gothic" w:cs="Arial"/>
              </w:rPr>
            </w:pPr>
            <w:r w:rsidRPr="00F14E97">
              <w:rPr>
                <w:rFonts w:ascii="Century Gothic" w:hAnsi="Century Gothic" w:cs="Arial"/>
              </w:rPr>
              <w:t>Valle del Cauca</w:t>
            </w:r>
          </w:p>
        </w:tc>
        <w:tc>
          <w:tcPr>
            <w:tcW w:w="2127" w:type="dxa"/>
          </w:tcPr>
          <w:p w14:paraId="08AE589E" w14:textId="77777777" w:rsidR="00184AF4" w:rsidRPr="00F14E97" w:rsidRDefault="005562C0" w:rsidP="00F14E97">
            <w:pPr>
              <w:jc w:val="both"/>
              <w:rPr>
                <w:rFonts w:ascii="Century Gothic" w:hAnsi="Century Gothic" w:cs="Arial"/>
              </w:rPr>
            </w:pPr>
            <w:proofErr w:type="spellStart"/>
            <w:r w:rsidRPr="00F14E97">
              <w:rPr>
                <w:rFonts w:ascii="Century Gothic" w:hAnsi="Century Gothic" w:cs="Arial"/>
              </w:rPr>
              <w:t>Dilian</w:t>
            </w:r>
            <w:proofErr w:type="spellEnd"/>
            <w:r w:rsidRPr="00F14E97">
              <w:rPr>
                <w:rFonts w:ascii="Century Gothic" w:hAnsi="Century Gothic" w:cs="Arial"/>
              </w:rPr>
              <w:t xml:space="preserve"> Francisca T.</w:t>
            </w:r>
          </w:p>
        </w:tc>
        <w:tc>
          <w:tcPr>
            <w:tcW w:w="2693" w:type="dxa"/>
          </w:tcPr>
          <w:p w14:paraId="238A6218" w14:textId="77777777" w:rsidR="00184AF4" w:rsidRPr="00F14E97" w:rsidRDefault="005562C0" w:rsidP="00F14E97">
            <w:pPr>
              <w:jc w:val="both"/>
              <w:rPr>
                <w:rFonts w:ascii="Century Gothic" w:hAnsi="Century Gothic" w:cs="Arial"/>
              </w:rPr>
            </w:pPr>
            <w:r w:rsidRPr="00F14E97">
              <w:rPr>
                <w:rFonts w:ascii="Century Gothic" w:hAnsi="Century Gothic" w:cs="Arial"/>
              </w:rPr>
              <w:t>Jesús Antonio C</w:t>
            </w:r>
            <w:r w:rsidR="00F95BAD" w:rsidRPr="00F14E97">
              <w:rPr>
                <w:rFonts w:ascii="Century Gothic" w:hAnsi="Century Gothic" w:cs="Arial"/>
              </w:rPr>
              <w:t>.</w:t>
            </w:r>
          </w:p>
        </w:tc>
      </w:tr>
      <w:tr w:rsidR="005562C0" w:rsidRPr="00F14E97" w14:paraId="5BE9C8DC" w14:textId="77777777" w:rsidTr="003E02BE">
        <w:trPr>
          <w:trHeight w:val="70"/>
        </w:trPr>
        <w:tc>
          <w:tcPr>
            <w:tcW w:w="1696" w:type="dxa"/>
          </w:tcPr>
          <w:p w14:paraId="0C06954E" w14:textId="77777777" w:rsidR="00184AF4" w:rsidRPr="00F14E97" w:rsidRDefault="005562C0" w:rsidP="00F14E97">
            <w:pPr>
              <w:jc w:val="both"/>
              <w:rPr>
                <w:rFonts w:ascii="Century Gothic" w:hAnsi="Century Gothic" w:cs="Arial"/>
              </w:rPr>
            </w:pPr>
            <w:proofErr w:type="spellStart"/>
            <w:r w:rsidRPr="00F14E97">
              <w:rPr>
                <w:rFonts w:ascii="Century Gothic" w:hAnsi="Century Gothic" w:cs="Arial"/>
              </w:rPr>
              <w:t>Tibú</w:t>
            </w:r>
            <w:proofErr w:type="spellEnd"/>
          </w:p>
        </w:tc>
        <w:tc>
          <w:tcPr>
            <w:tcW w:w="2268" w:type="dxa"/>
          </w:tcPr>
          <w:p w14:paraId="739A80EA" w14:textId="77777777" w:rsidR="00184AF4" w:rsidRPr="00F14E97" w:rsidRDefault="005562C0" w:rsidP="00F14E97">
            <w:pPr>
              <w:jc w:val="both"/>
              <w:rPr>
                <w:rFonts w:ascii="Century Gothic" w:hAnsi="Century Gothic" w:cs="Arial"/>
              </w:rPr>
            </w:pPr>
            <w:r w:rsidRPr="00F14E97">
              <w:rPr>
                <w:rFonts w:ascii="Century Gothic" w:hAnsi="Century Gothic" w:cs="Arial"/>
              </w:rPr>
              <w:t>Norte de Santander</w:t>
            </w:r>
          </w:p>
        </w:tc>
        <w:tc>
          <w:tcPr>
            <w:tcW w:w="2127" w:type="dxa"/>
          </w:tcPr>
          <w:p w14:paraId="095077F7" w14:textId="77777777" w:rsidR="00184AF4" w:rsidRPr="00F14E97" w:rsidRDefault="007C4852" w:rsidP="00F14E97">
            <w:pPr>
              <w:jc w:val="both"/>
              <w:rPr>
                <w:rFonts w:ascii="Century Gothic" w:hAnsi="Century Gothic" w:cs="Arial"/>
              </w:rPr>
            </w:pPr>
            <w:r w:rsidRPr="00F14E97">
              <w:rPr>
                <w:rFonts w:ascii="Century Gothic" w:hAnsi="Century Gothic" w:cs="Arial"/>
              </w:rPr>
              <w:t>William Villamizar L.</w:t>
            </w:r>
          </w:p>
        </w:tc>
        <w:tc>
          <w:tcPr>
            <w:tcW w:w="2693" w:type="dxa"/>
          </w:tcPr>
          <w:p w14:paraId="6F16E205" w14:textId="77777777" w:rsidR="00184AF4" w:rsidRPr="00F14E97" w:rsidRDefault="007C4852" w:rsidP="00F14E97">
            <w:pPr>
              <w:jc w:val="both"/>
              <w:rPr>
                <w:rFonts w:ascii="Century Gothic" w:hAnsi="Century Gothic" w:cs="Arial"/>
              </w:rPr>
            </w:pPr>
            <w:r w:rsidRPr="00F14E97">
              <w:rPr>
                <w:rFonts w:ascii="Century Gothic" w:hAnsi="Century Gothic" w:cs="Arial"/>
              </w:rPr>
              <w:t>Jesús Alberto Escalante.</w:t>
            </w:r>
          </w:p>
        </w:tc>
      </w:tr>
      <w:tr w:rsidR="005562C0" w:rsidRPr="00F14E97" w14:paraId="6F244CCB" w14:textId="77777777" w:rsidTr="003E02BE">
        <w:trPr>
          <w:trHeight w:val="70"/>
        </w:trPr>
        <w:tc>
          <w:tcPr>
            <w:tcW w:w="1696" w:type="dxa"/>
          </w:tcPr>
          <w:p w14:paraId="32CB8141" w14:textId="77777777" w:rsidR="005562C0" w:rsidRPr="00F14E97" w:rsidRDefault="007C4852" w:rsidP="00F14E97">
            <w:pPr>
              <w:jc w:val="both"/>
              <w:rPr>
                <w:rFonts w:ascii="Century Gothic" w:hAnsi="Century Gothic" w:cs="Arial"/>
              </w:rPr>
            </w:pPr>
            <w:r w:rsidRPr="00F14E97">
              <w:rPr>
                <w:rFonts w:ascii="Century Gothic" w:hAnsi="Century Gothic" w:cs="Arial"/>
              </w:rPr>
              <w:t>Arjona</w:t>
            </w:r>
          </w:p>
        </w:tc>
        <w:tc>
          <w:tcPr>
            <w:tcW w:w="2268" w:type="dxa"/>
          </w:tcPr>
          <w:p w14:paraId="442A7294" w14:textId="77777777" w:rsidR="005562C0" w:rsidRPr="00F14E97" w:rsidRDefault="007C4852" w:rsidP="00F14E97">
            <w:pPr>
              <w:jc w:val="both"/>
              <w:rPr>
                <w:rFonts w:ascii="Century Gothic" w:hAnsi="Century Gothic" w:cs="Arial"/>
              </w:rPr>
            </w:pPr>
            <w:r w:rsidRPr="00F14E97">
              <w:rPr>
                <w:rFonts w:ascii="Century Gothic" w:hAnsi="Century Gothic" w:cs="Arial"/>
              </w:rPr>
              <w:t>Bolívar</w:t>
            </w:r>
          </w:p>
        </w:tc>
        <w:tc>
          <w:tcPr>
            <w:tcW w:w="2127" w:type="dxa"/>
          </w:tcPr>
          <w:p w14:paraId="2B7A7B0C" w14:textId="77777777" w:rsidR="005562C0" w:rsidRPr="00F14E97" w:rsidRDefault="007C4852" w:rsidP="00F14E97">
            <w:pPr>
              <w:jc w:val="both"/>
              <w:rPr>
                <w:rFonts w:ascii="Century Gothic" w:hAnsi="Century Gothic" w:cs="Arial"/>
              </w:rPr>
            </w:pPr>
            <w:proofErr w:type="spellStart"/>
            <w:r w:rsidRPr="00F14E97">
              <w:rPr>
                <w:rFonts w:ascii="Century Gothic" w:hAnsi="Century Gothic" w:cs="Arial"/>
              </w:rPr>
              <w:t>Dumek</w:t>
            </w:r>
            <w:proofErr w:type="spellEnd"/>
            <w:r w:rsidRPr="00F14E97">
              <w:rPr>
                <w:rFonts w:ascii="Century Gothic" w:hAnsi="Century Gothic" w:cs="Arial"/>
              </w:rPr>
              <w:t xml:space="preserve"> Turbay Paz</w:t>
            </w:r>
          </w:p>
        </w:tc>
        <w:tc>
          <w:tcPr>
            <w:tcW w:w="2693" w:type="dxa"/>
          </w:tcPr>
          <w:p w14:paraId="14CF48B0" w14:textId="77777777" w:rsidR="005562C0" w:rsidRPr="00F14E97" w:rsidRDefault="007C4852" w:rsidP="00F14E97">
            <w:pPr>
              <w:jc w:val="both"/>
              <w:rPr>
                <w:rFonts w:ascii="Century Gothic" w:hAnsi="Century Gothic" w:cs="Arial"/>
              </w:rPr>
            </w:pPr>
            <w:r w:rsidRPr="00F14E97">
              <w:rPr>
                <w:rFonts w:ascii="Century Gothic" w:hAnsi="Century Gothic" w:cs="Arial"/>
              </w:rPr>
              <w:t xml:space="preserve">Esther María </w:t>
            </w:r>
            <w:proofErr w:type="spellStart"/>
            <w:r w:rsidRPr="00F14E97">
              <w:rPr>
                <w:rFonts w:ascii="Century Gothic" w:hAnsi="Century Gothic" w:cs="Arial"/>
              </w:rPr>
              <w:t>Jalilie</w:t>
            </w:r>
            <w:proofErr w:type="spellEnd"/>
            <w:r w:rsidRPr="00F14E97">
              <w:rPr>
                <w:rFonts w:ascii="Century Gothic" w:hAnsi="Century Gothic" w:cs="Arial"/>
              </w:rPr>
              <w:t xml:space="preserve"> G</w:t>
            </w:r>
          </w:p>
        </w:tc>
      </w:tr>
      <w:tr w:rsidR="005562C0" w:rsidRPr="00F14E97" w14:paraId="4CDA10D6" w14:textId="77777777" w:rsidTr="003E02BE">
        <w:trPr>
          <w:trHeight w:val="70"/>
        </w:trPr>
        <w:tc>
          <w:tcPr>
            <w:tcW w:w="1696" w:type="dxa"/>
          </w:tcPr>
          <w:p w14:paraId="5EA3052D" w14:textId="77777777" w:rsidR="005562C0" w:rsidRPr="00F14E97" w:rsidRDefault="007C4852" w:rsidP="00F14E97">
            <w:pPr>
              <w:jc w:val="both"/>
              <w:rPr>
                <w:rFonts w:ascii="Century Gothic" w:hAnsi="Century Gothic" w:cs="Arial"/>
              </w:rPr>
            </w:pPr>
            <w:r w:rsidRPr="00F14E97">
              <w:rPr>
                <w:rFonts w:ascii="Century Gothic" w:hAnsi="Century Gothic" w:cs="Arial"/>
              </w:rPr>
              <w:t>Barranquilla</w:t>
            </w:r>
          </w:p>
        </w:tc>
        <w:tc>
          <w:tcPr>
            <w:tcW w:w="2268" w:type="dxa"/>
          </w:tcPr>
          <w:p w14:paraId="2F0A6BE3" w14:textId="77777777" w:rsidR="005562C0" w:rsidRPr="00F14E97" w:rsidRDefault="007C4852" w:rsidP="00F14E97">
            <w:pPr>
              <w:jc w:val="both"/>
              <w:rPr>
                <w:rFonts w:ascii="Century Gothic" w:hAnsi="Century Gothic" w:cs="Arial"/>
              </w:rPr>
            </w:pPr>
            <w:r w:rsidRPr="00F14E97">
              <w:rPr>
                <w:rFonts w:ascii="Century Gothic" w:hAnsi="Century Gothic" w:cs="Arial"/>
              </w:rPr>
              <w:t>Atlántico</w:t>
            </w:r>
          </w:p>
        </w:tc>
        <w:tc>
          <w:tcPr>
            <w:tcW w:w="2127" w:type="dxa"/>
          </w:tcPr>
          <w:p w14:paraId="3DD9A374" w14:textId="77777777" w:rsidR="005562C0" w:rsidRPr="00F14E97" w:rsidRDefault="007C4852" w:rsidP="00F14E97">
            <w:pPr>
              <w:jc w:val="both"/>
              <w:rPr>
                <w:rFonts w:ascii="Century Gothic" w:hAnsi="Century Gothic" w:cs="Arial"/>
              </w:rPr>
            </w:pPr>
            <w:r w:rsidRPr="00F14E97">
              <w:rPr>
                <w:rFonts w:ascii="Century Gothic" w:hAnsi="Century Gothic" w:cs="Arial"/>
              </w:rPr>
              <w:t>José Antonio S.</w:t>
            </w:r>
          </w:p>
        </w:tc>
        <w:tc>
          <w:tcPr>
            <w:tcW w:w="2693" w:type="dxa"/>
          </w:tcPr>
          <w:p w14:paraId="616077A0" w14:textId="77777777" w:rsidR="005562C0" w:rsidRPr="00F14E97" w:rsidRDefault="007C4852" w:rsidP="00F14E97">
            <w:pPr>
              <w:jc w:val="both"/>
              <w:rPr>
                <w:rFonts w:ascii="Century Gothic" w:hAnsi="Century Gothic" w:cs="Arial"/>
              </w:rPr>
            </w:pPr>
            <w:r w:rsidRPr="00F14E97">
              <w:rPr>
                <w:rFonts w:ascii="Century Gothic" w:hAnsi="Century Gothic" w:cs="Arial"/>
              </w:rPr>
              <w:t>Elsa Margarita Noguera.</w:t>
            </w:r>
          </w:p>
        </w:tc>
      </w:tr>
      <w:tr w:rsidR="007C4852" w:rsidRPr="00F14E97" w14:paraId="1B1A9C48" w14:textId="77777777" w:rsidTr="007C4852">
        <w:trPr>
          <w:trHeight w:val="70"/>
        </w:trPr>
        <w:tc>
          <w:tcPr>
            <w:tcW w:w="1696" w:type="dxa"/>
          </w:tcPr>
          <w:p w14:paraId="64C4C82B" w14:textId="77777777" w:rsidR="007C4852" w:rsidRPr="00F14E97" w:rsidRDefault="008B5D12" w:rsidP="00F14E97">
            <w:pPr>
              <w:jc w:val="both"/>
              <w:rPr>
                <w:rFonts w:ascii="Century Gothic" w:hAnsi="Century Gothic" w:cs="Arial"/>
              </w:rPr>
            </w:pPr>
            <w:r w:rsidRPr="00F14E97">
              <w:rPr>
                <w:rFonts w:ascii="Century Gothic" w:hAnsi="Century Gothic" w:cs="Arial"/>
              </w:rPr>
              <w:t>Montería</w:t>
            </w:r>
          </w:p>
        </w:tc>
        <w:tc>
          <w:tcPr>
            <w:tcW w:w="2268" w:type="dxa"/>
          </w:tcPr>
          <w:p w14:paraId="6C3FFF12" w14:textId="77777777" w:rsidR="007C4852" w:rsidRPr="00F14E97" w:rsidRDefault="008B5D12" w:rsidP="00F14E97">
            <w:pPr>
              <w:jc w:val="both"/>
              <w:rPr>
                <w:rFonts w:ascii="Century Gothic" w:hAnsi="Century Gothic" w:cs="Arial"/>
              </w:rPr>
            </w:pPr>
            <w:r w:rsidRPr="00F14E97">
              <w:rPr>
                <w:rFonts w:ascii="Century Gothic" w:hAnsi="Century Gothic" w:cs="Arial"/>
              </w:rPr>
              <w:t>Córdoba</w:t>
            </w:r>
          </w:p>
        </w:tc>
        <w:tc>
          <w:tcPr>
            <w:tcW w:w="2127" w:type="dxa"/>
          </w:tcPr>
          <w:p w14:paraId="6E29537E" w14:textId="77777777" w:rsidR="007C4852" w:rsidRPr="00F14E97" w:rsidRDefault="008B5D12" w:rsidP="00F14E97">
            <w:pPr>
              <w:jc w:val="both"/>
              <w:rPr>
                <w:rFonts w:ascii="Century Gothic" w:hAnsi="Century Gothic" w:cs="Arial"/>
              </w:rPr>
            </w:pPr>
            <w:r w:rsidRPr="00F14E97">
              <w:rPr>
                <w:rFonts w:ascii="Century Gothic" w:hAnsi="Century Gothic" w:cs="Arial"/>
              </w:rPr>
              <w:t xml:space="preserve">Edwin </w:t>
            </w:r>
            <w:proofErr w:type="spellStart"/>
            <w:r w:rsidRPr="00F14E97">
              <w:rPr>
                <w:rFonts w:ascii="Century Gothic" w:hAnsi="Century Gothic" w:cs="Arial"/>
              </w:rPr>
              <w:t>Besaile</w:t>
            </w:r>
            <w:proofErr w:type="spellEnd"/>
            <w:r w:rsidRPr="00F14E97">
              <w:rPr>
                <w:rFonts w:ascii="Century Gothic" w:hAnsi="Century Gothic" w:cs="Arial"/>
              </w:rPr>
              <w:t xml:space="preserve"> F.</w:t>
            </w:r>
          </w:p>
        </w:tc>
        <w:tc>
          <w:tcPr>
            <w:tcW w:w="2693" w:type="dxa"/>
          </w:tcPr>
          <w:p w14:paraId="4274EFA6" w14:textId="77777777" w:rsidR="007C4852" w:rsidRPr="00F14E97" w:rsidRDefault="008B5D12" w:rsidP="00F14E97">
            <w:pPr>
              <w:jc w:val="both"/>
              <w:rPr>
                <w:rFonts w:ascii="Century Gothic" w:hAnsi="Century Gothic" w:cs="Arial"/>
              </w:rPr>
            </w:pPr>
            <w:r w:rsidRPr="00F14E97">
              <w:rPr>
                <w:rFonts w:ascii="Century Gothic" w:hAnsi="Century Gothic" w:cs="Arial"/>
              </w:rPr>
              <w:t>Marcos Daniel Pineda.</w:t>
            </w:r>
          </w:p>
        </w:tc>
      </w:tr>
      <w:tr w:rsidR="007C4852" w:rsidRPr="00F14E97" w14:paraId="696E975B" w14:textId="77777777" w:rsidTr="007C4852">
        <w:trPr>
          <w:trHeight w:val="70"/>
        </w:trPr>
        <w:tc>
          <w:tcPr>
            <w:tcW w:w="1696" w:type="dxa"/>
          </w:tcPr>
          <w:p w14:paraId="66EA3BFD" w14:textId="77777777" w:rsidR="007C4852" w:rsidRPr="00F14E97" w:rsidRDefault="008B5D12" w:rsidP="00F14E97">
            <w:pPr>
              <w:jc w:val="both"/>
              <w:rPr>
                <w:rFonts w:ascii="Century Gothic" w:hAnsi="Century Gothic" w:cs="Arial"/>
              </w:rPr>
            </w:pPr>
            <w:r w:rsidRPr="00F14E97">
              <w:rPr>
                <w:rFonts w:ascii="Century Gothic" w:hAnsi="Century Gothic" w:cs="Arial"/>
              </w:rPr>
              <w:t>Bogotá</w:t>
            </w:r>
          </w:p>
        </w:tc>
        <w:tc>
          <w:tcPr>
            <w:tcW w:w="2268" w:type="dxa"/>
          </w:tcPr>
          <w:p w14:paraId="430C3DD7" w14:textId="77777777" w:rsidR="007C4852" w:rsidRPr="00F14E97" w:rsidRDefault="008B5D12" w:rsidP="00F14E97">
            <w:pPr>
              <w:jc w:val="both"/>
              <w:rPr>
                <w:rFonts w:ascii="Century Gothic" w:hAnsi="Century Gothic" w:cs="Arial"/>
              </w:rPr>
            </w:pPr>
            <w:r w:rsidRPr="00F14E97">
              <w:rPr>
                <w:rFonts w:ascii="Century Gothic" w:hAnsi="Century Gothic" w:cs="Arial"/>
              </w:rPr>
              <w:t>Cundinamarca</w:t>
            </w:r>
          </w:p>
        </w:tc>
        <w:tc>
          <w:tcPr>
            <w:tcW w:w="2127" w:type="dxa"/>
          </w:tcPr>
          <w:p w14:paraId="47AD2E48" w14:textId="77777777" w:rsidR="007C4852" w:rsidRPr="00F14E97" w:rsidRDefault="008B5D12" w:rsidP="00F14E97">
            <w:pPr>
              <w:jc w:val="both"/>
              <w:rPr>
                <w:rFonts w:ascii="Century Gothic" w:hAnsi="Century Gothic" w:cs="Arial"/>
              </w:rPr>
            </w:pPr>
            <w:r w:rsidRPr="00F14E97">
              <w:rPr>
                <w:rFonts w:ascii="Century Gothic" w:hAnsi="Century Gothic" w:cs="Arial"/>
              </w:rPr>
              <w:t>Jorge Emilio Rey</w:t>
            </w:r>
          </w:p>
        </w:tc>
        <w:tc>
          <w:tcPr>
            <w:tcW w:w="2693" w:type="dxa"/>
          </w:tcPr>
          <w:p w14:paraId="59D55D71" w14:textId="77777777" w:rsidR="007C4852" w:rsidRPr="00F14E97" w:rsidRDefault="008B5D12" w:rsidP="00F14E97">
            <w:pPr>
              <w:jc w:val="both"/>
              <w:rPr>
                <w:rFonts w:ascii="Century Gothic" w:hAnsi="Century Gothic" w:cs="Arial"/>
              </w:rPr>
            </w:pPr>
            <w:r w:rsidRPr="00F14E97">
              <w:rPr>
                <w:rFonts w:ascii="Century Gothic" w:hAnsi="Century Gothic" w:cs="Arial"/>
              </w:rPr>
              <w:t>Enrique Peñalosa.</w:t>
            </w:r>
          </w:p>
        </w:tc>
      </w:tr>
      <w:tr w:rsidR="007C4852" w:rsidRPr="00F14E97" w14:paraId="5E00691F" w14:textId="77777777" w:rsidTr="007C4852">
        <w:trPr>
          <w:trHeight w:val="70"/>
        </w:trPr>
        <w:tc>
          <w:tcPr>
            <w:tcW w:w="1696" w:type="dxa"/>
          </w:tcPr>
          <w:p w14:paraId="52B1800F" w14:textId="77777777" w:rsidR="007C4852" w:rsidRPr="00F14E97" w:rsidRDefault="008B5D12" w:rsidP="00F14E97">
            <w:pPr>
              <w:jc w:val="both"/>
              <w:rPr>
                <w:rFonts w:ascii="Century Gothic" w:hAnsi="Century Gothic" w:cs="Arial"/>
              </w:rPr>
            </w:pPr>
            <w:r w:rsidRPr="00F14E97">
              <w:rPr>
                <w:rFonts w:ascii="Century Gothic" w:hAnsi="Century Gothic" w:cs="Arial"/>
              </w:rPr>
              <w:t>Yopal</w:t>
            </w:r>
          </w:p>
        </w:tc>
        <w:tc>
          <w:tcPr>
            <w:tcW w:w="2268" w:type="dxa"/>
          </w:tcPr>
          <w:p w14:paraId="7E8A9EE8" w14:textId="77777777" w:rsidR="007C4852" w:rsidRPr="00F14E97" w:rsidRDefault="008B5D12" w:rsidP="00F14E97">
            <w:pPr>
              <w:jc w:val="both"/>
              <w:rPr>
                <w:rFonts w:ascii="Century Gothic" w:hAnsi="Century Gothic" w:cs="Arial"/>
              </w:rPr>
            </w:pPr>
            <w:r w:rsidRPr="00F14E97">
              <w:rPr>
                <w:rFonts w:ascii="Century Gothic" w:hAnsi="Century Gothic" w:cs="Arial"/>
              </w:rPr>
              <w:t>Casanare</w:t>
            </w:r>
          </w:p>
        </w:tc>
        <w:tc>
          <w:tcPr>
            <w:tcW w:w="2127" w:type="dxa"/>
          </w:tcPr>
          <w:p w14:paraId="26FF13DB" w14:textId="77777777" w:rsidR="007C4852" w:rsidRPr="00F14E97" w:rsidRDefault="008B5D12" w:rsidP="00F14E97">
            <w:pPr>
              <w:jc w:val="both"/>
              <w:rPr>
                <w:rFonts w:ascii="Century Gothic" w:hAnsi="Century Gothic" w:cs="Arial"/>
              </w:rPr>
            </w:pPr>
            <w:r w:rsidRPr="00F14E97">
              <w:rPr>
                <w:rFonts w:ascii="Century Gothic" w:hAnsi="Century Gothic" w:cs="Arial"/>
              </w:rPr>
              <w:t>Josué Alirio Barrera</w:t>
            </w:r>
          </w:p>
        </w:tc>
        <w:tc>
          <w:tcPr>
            <w:tcW w:w="2693" w:type="dxa"/>
          </w:tcPr>
          <w:p w14:paraId="22A98FDA" w14:textId="77777777" w:rsidR="007C4852" w:rsidRPr="00F14E97" w:rsidRDefault="008B5D12" w:rsidP="00F14E97">
            <w:pPr>
              <w:keepNext/>
              <w:jc w:val="both"/>
              <w:rPr>
                <w:rFonts w:ascii="Century Gothic" w:hAnsi="Century Gothic" w:cs="Arial"/>
              </w:rPr>
            </w:pPr>
            <w:proofErr w:type="spellStart"/>
            <w:r w:rsidRPr="00F14E97">
              <w:rPr>
                <w:rFonts w:ascii="Century Gothic" w:hAnsi="Century Gothic" w:cs="Arial"/>
              </w:rPr>
              <w:t>Jhon</w:t>
            </w:r>
            <w:proofErr w:type="spellEnd"/>
            <w:r w:rsidRPr="00F14E97">
              <w:rPr>
                <w:rFonts w:ascii="Century Gothic" w:hAnsi="Century Gothic" w:cs="Arial"/>
              </w:rPr>
              <w:t xml:space="preserve"> Jairo Torres T</w:t>
            </w:r>
          </w:p>
        </w:tc>
      </w:tr>
    </w:tbl>
    <w:p w14:paraId="50CDBCAD" w14:textId="77777777" w:rsidR="00100317" w:rsidRPr="00F14E97" w:rsidRDefault="00100317" w:rsidP="00F14E97">
      <w:pPr>
        <w:jc w:val="both"/>
        <w:rPr>
          <w:rFonts w:ascii="Century Gothic" w:hAnsi="Century Gothic"/>
        </w:rPr>
      </w:pPr>
    </w:p>
    <w:p w14:paraId="7FCC20B2" w14:textId="77777777" w:rsidR="008D3277" w:rsidRPr="00F14E97" w:rsidRDefault="008D3277" w:rsidP="00F14E97">
      <w:pPr>
        <w:jc w:val="both"/>
        <w:rPr>
          <w:rFonts w:ascii="Century Gothic" w:eastAsia="Times New Roman" w:hAnsi="Century Gothic" w:cs="Segoe UI"/>
          <w:i/>
          <w:iCs/>
          <w:lang w:eastAsia="es-CO"/>
        </w:rPr>
      </w:pPr>
      <w:r w:rsidRPr="00F14E97">
        <w:rPr>
          <w:rFonts w:ascii="Century Gothic" w:eastAsia="Times New Roman" w:hAnsi="Century Gothic" w:cs="Segoe UI"/>
          <w:bCs/>
          <w:lang w:eastAsia="es-CO"/>
        </w:rPr>
        <w:t xml:space="preserve">En la siguiente  </w:t>
      </w:r>
      <w:r w:rsidRPr="00F14E97">
        <w:rPr>
          <w:rFonts w:ascii="Century Gothic" w:eastAsia="Times New Roman" w:hAnsi="Century Gothic" w:cs="Segoe UI"/>
          <w:i/>
          <w:iCs/>
          <w:lang w:eastAsia="es-CO"/>
        </w:rPr>
        <w:t xml:space="preserve">Matriz de Investigación Smart Sitio se encuentra toda la información relacionada con el capítulo anterior:                                                                                                     </w:t>
      </w:r>
    </w:p>
    <w:p w14:paraId="550F436D" w14:textId="77777777" w:rsidR="008D3277" w:rsidRPr="00F14E97" w:rsidRDefault="008D3277" w:rsidP="00F14E97">
      <w:pPr>
        <w:jc w:val="both"/>
        <w:rPr>
          <w:rFonts w:ascii="Century Gothic" w:eastAsia="Times New Roman" w:hAnsi="Century Gothic" w:cs="Segoe UI"/>
          <w:i/>
          <w:u w:val="single"/>
          <w:lang w:eastAsia="es-CO"/>
        </w:rPr>
      </w:pPr>
      <w:r w:rsidRPr="00F14E97">
        <w:rPr>
          <w:rFonts w:ascii="Century Gothic" w:eastAsia="Times New Roman" w:hAnsi="Century Gothic" w:cs="Segoe UI"/>
          <w:i/>
          <w:iCs/>
          <w:u w:val="single"/>
          <w:lang w:eastAsia="es-CO"/>
        </w:rPr>
        <w:t xml:space="preserve">Matriz de Investigación Smart </w:t>
      </w:r>
      <w:proofErr w:type="spellStart"/>
      <w:r w:rsidRPr="00F14E97">
        <w:rPr>
          <w:rFonts w:ascii="Century Gothic" w:eastAsia="Times New Roman" w:hAnsi="Century Gothic" w:cs="Segoe UI"/>
          <w:i/>
          <w:iCs/>
          <w:u w:val="single"/>
          <w:lang w:eastAsia="es-CO"/>
        </w:rPr>
        <w:t>Citie</w:t>
      </w:r>
      <w:proofErr w:type="spellEnd"/>
      <w:r w:rsidRPr="00F14E97">
        <w:rPr>
          <w:rFonts w:ascii="Century Gothic" w:eastAsia="Times New Roman" w:hAnsi="Century Gothic" w:cs="Segoe UI"/>
          <w:i/>
          <w:iCs/>
          <w:u w:val="single"/>
          <w:lang w:eastAsia="es-CO"/>
        </w:rPr>
        <w:t>. Excel</w:t>
      </w:r>
      <w:r w:rsidRPr="00F14E97">
        <w:rPr>
          <w:rFonts w:ascii="Century Gothic" w:eastAsia="Times New Roman" w:hAnsi="Century Gothic" w:cs="Segoe UI"/>
          <w:i/>
          <w:u w:val="single"/>
          <w:lang w:eastAsia="es-CO"/>
        </w:rPr>
        <w:t xml:space="preserve"> /hoja 3 Planes de Gobierno:</w:t>
      </w:r>
    </w:p>
    <w:p w14:paraId="459A82B1" w14:textId="5C85589F" w:rsidR="008D3277" w:rsidRPr="00F14E97" w:rsidRDefault="000B5944" w:rsidP="00F14E97">
      <w:pPr>
        <w:jc w:val="center"/>
        <w:rPr>
          <w:rFonts w:ascii="Century Gothic" w:hAnsi="Century Gothic" w:cs="Arial"/>
          <w:i/>
          <w:u w:val="single"/>
        </w:rPr>
      </w:pPr>
      <w:r>
        <w:rPr>
          <w:rFonts w:ascii="Century Gothic" w:hAnsi="Century Gothic" w:cs="Arial"/>
          <w:i/>
        </w:rPr>
        <w:fldChar w:fldCharType="begin"/>
      </w:r>
      <w:r>
        <w:rPr>
          <w:rFonts w:ascii="Century Gothic" w:hAnsi="Century Gothic" w:cs="Arial"/>
          <w:i/>
        </w:rPr>
        <w:instrText xml:space="preserve"> LINK Excel.Sheet.12 "C:\\Users\\Kery Bohorquez\\Documents\\SMART CITIES\\Matriz de Investigación Smart Cities.xlsx" "" \a \p \f 0 </w:instrText>
      </w:r>
      <w:r>
        <w:rPr>
          <w:rFonts w:ascii="Century Gothic" w:hAnsi="Century Gothic" w:cs="Arial"/>
          <w:i/>
        </w:rPr>
        <w:fldChar w:fldCharType="separate"/>
      </w:r>
      <w:r w:rsidR="0084138D">
        <w:rPr>
          <w:rFonts w:ascii="Century Gothic" w:hAnsi="Century Gothic" w:cs="Arial"/>
          <w:i/>
        </w:rPr>
        <w:object w:dxaOrig="1614" w:dyaOrig="1044" w14:anchorId="01C3D826">
          <v:shape id="_x0000_i1028" type="#_x0000_t75" style="width:77.25pt;height:50.25pt">
            <v:imagedata r:id="rId76" o:title=""/>
          </v:shape>
        </w:object>
      </w:r>
      <w:r>
        <w:rPr>
          <w:rFonts w:ascii="Century Gothic" w:hAnsi="Century Gothic" w:cs="Arial"/>
          <w:i/>
        </w:rPr>
        <w:fldChar w:fldCharType="end"/>
      </w:r>
    </w:p>
    <w:p w14:paraId="53948ED3" w14:textId="77777777" w:rsidR="00EA4063" w:rsidRPr="00F14E97" w:rsidRDefault="00EA4063" w:rsidP="00F14E97">
      <w:pPr>
        <w:jc w:val="both"/>
        <w:rPr>
          <w:rFonts w:ascii="Century Gothic" w:hAnsi="Century Gothic" w:cs="Arial"/>
          <w:b/>
        </w:rPr>
      </w:pPr>
    </w:p>
    <w:p w14:paraId="05381C48" w14:textId="77777777" w:rsidR="008D3277" w:rsidRPr="00F14E97" w:rsidRDefault="008D3277" w:rsidP="00F14E97">
      <w:pPr>
        <w:jc w:val="both"/>
        <w:rPr>
          <w:rFonts w:ascii="Century Gothic" w:hAnsi="Century Gothic" w:cs="Arial"/>
          <w:b/>
        </w:rPr>
      </w:pPr>
    </w:p>
    <w:p w14:paraId="54A1B1A6" w14:textId="77777777" w:rsidR="008D3277" w:rsidRPr="00F14E97" w:rsidRDefault="008D3277" w:rsidP="00F14E97">
      <w:pPr>
        <w:jc w:val="both"/>
        <w:rPr>
          <w:rFonts w:ascii="Century Gothic" w:hAnsi="Century Gothic" w:cs="Arial"/>
          <w:b/>
        </w:rPr>
      </w:pPr>
    </w:p>
    <w:p w14:paraId="5A290FAF" w14:textId="77777777" w:rsidR="008D3277" w:rsidRPr="00F14E97" w:rsidRDefault="008D3277" w:rsidP="00F14E97">
      <w:pPr>
        <w:jc w:val="both"/>
        <w:rPr>
          <w:rFonts w:ascii="Century Gothic" w:hAnsi="Century Gothic" w:cs="Arial"/>
          <w:b/>
        </w:rPr>
      </w:pPr>
    </w:p>
    <w:p w14:paraId="744B995E" w14:textId="77777777" w:rsidR="008D3277" w:rsidRPr="00F14E97" w:rsidRDefault="008D3277" w:rsidP="00F14E97">
      <w:pPr>
        <w:jc w:val="both"/>
        <w:rPr>
          <w:rFonts w:ascii="Century Gothic" w:hAnsi="Century Gothic" w:cs="Arial"/>
          <w:b/>
        </w:rPr>
      </w:pPr>
    </w:p>
    <w:p w14:paraId="1347A177" w14:textId="77777777" w:rsidR="008D3277" w:rsidRPr="00F14E97" w:rsidRDefault="008D3277" w:rsidP="00F14E97">
      <w:pPr>
        <w:jc w:val="both"/>
        <w:rPr>
          <w:rFonts w:ascii="Century Gothic" w:hAnsi="Century Gothic" w:cs="Arial"/>
          <w:b/>
        </w:rPr>
      </w:pPr>
    </w:p>
    <w:p w14:paraId="3E09FE83" w14:textId="77777777" w:rsidR="008D3277" w:rsidRPr="00F14E97" w:rsidRDefault="008D3277" w:rsidP="00F14E97">
      <w:pPr>
        <w:jc w:val="both"/>
        <w:rPr>
          <w:rFonts w:ascii="Century Gothic" w:hAnsi="Century Gothic" w:cs="Arial"/>
          <w:b/>
        </w:rPr>
      </w:pPr>
    </w:p>
    <w:p w14:paraId="2075CED8" w14:textId="77777777" w:rsidR="008D3277" w:rsidRPr="00F14E97" w:rsidRDefault="008D3277" w:rsidP="00F14E97">
      <w:pPr>
        <w:jc w:val="both"/>
        <w:rPr>
          <w:rFonts w:ascii="Century Gothic" w:hAnsi="Century Gothic" w:cs="Arial"/>
          <w:b/>
        </w:rPr>
      </w:pPr>
    </w:p>
    <w:p w14:paraId="628CF37B" w14:textId="77777777" w:rsidR="008D3277" w:rsidRPr="00F14E97" w:rsidRDefault="008D3277" w:rsidP="00F14E97">
      <w:pPr>
        <w:jc w:val="both"/>
        <w:rPr>
          <w:rFonts w:ascii="Century Gothic" w:hAnsi="Century Gothic" w:cs="Arial"/>
          <w:b/>
        </w:rPr>
      </w:pPr>
    </w:p>
    <w:p w14:paraId="5465ACAB" w14:textId="77777777" w:rsidR="008D3277" w:rsidRPr="00F14E97" w:rsidRDefault="008D3277" w:rsidP="00F14E97">
      <w:pPr>
        <w:jc w:val="both"/>
        <w:rPr>
          <w:rFonts w:ascii="Century Gothic" w:hAnsi="Century Gothic" w:cs="Arial"/>
          <w:b/>
        </w:rPr>
      </w:pPr>
    </w:p>
    <w:p w14:paraId="5B9E070B" w14:textId="77777777" w:rsidR="008D3277" w:rsidRPr="00F14E97" w:rsidRDefault="008D3277" w:rsidP="00F14E97">
      <w:pPr>
        <w:jc w:val="both"/>
        <w:rPr>
          <w:rFonts w:ascii="Century Gothic" w:hAnsi="Century Gothic" w:cs="Arial"/>
          <w:b/>
        </w:rPr>
      </w:pPr>
    </w:p>
    <w:p w14:paraId="5881128D" w14:textId="77777777" w:rsidR="008D3277" w:rsidRPr="00F14E97" w:rsidRDefault="008D3277" w:rsidP="00F14E97">
      <w:pPr>
        <w:jc w:val="both"/>
        <w:rPr>
          <w:rFonts w:ascii="Century Gothic" w:hAnsi="Century Gothic" w:cs="Arial"/>
          <w:b/>
        </w:rPr>
      </w:pPr>
    </w:p>
    <w:p w14:paraId="6AB19817" w14:textId="77777777" w:rsidR="008D3277" w:rsidRPr="00F14E97" w:rsidRDefault="008D3277" w:rsidP="00F14E97">
      <w:pPr>
        <w:jc w:val="both"/>
        <w:rPr>
          <w:rFonts w:ascii="Century Gothic" w:hAnsi="Century Gothic" w:cs="Arial"/>
          <w:b/>
        </w:rPr>
      </w:pPr>
    </w:p>
    <w:p w14:paraId="3A24A7A3" w14:textId="77777777" w:rsidR="008D3277" w:rsidRPr="00F14E97" w:rsidRDefault="008D3277" w:rsidP="00F14E97">
      <w:pPr>
        <w:jc w:val="both"/>
        <w:rPr>
          <w:rFonts w:ascii="Century Gothic" w:hAnsi="Century Gothic" w:cs="Arial"/>
          <w:b/>
        </w:rPr>
      </w:pPr>
    </w:p>
    <w:p w14:paraId="2B3FE6AB" w14:textId="77777777" w:rsidR="008D3277" w:rsidRPr="00F14E97" w:rsidRDefault="008D3277" w:rsidP="00F14E97">
      <w:pPr>
        <w:jc w:val="both"/>
        <w:rPr>
          <w:rFonts w:ascii="Century Gothic" w:hAnsi="Century Gothic" w:cs="Arial"/>
          <w:b/>
        </w:rPr>
      </w:pPr>
    </w:p>
    <w:p w14:paraId="6561107C" w14:textId="77777777" w:rsidR="00E77416" w:rsidRDefault="00E77416" w:rsidP="00F14E97">
      <w:pPr>
        <w:jc w:val="both"/>
        <w:rPr>
          <w:rFonts w:ascii="Century Gothic" w:hAnsi="Century Gothic" w:cs="Arial"/>
          <w:b/>
        </w:rPr>
      </w:pPr>
    </w:p>
    <w:p w14:paraId="57C2470D" w14:textId="77777777" w:rsidR="00E77416" w:rsidRDefault="00E77416" w:rsidP="00F14E97">
      <w:pPr>
        <w:jc w:val="both"/>
        <w:rPr>
          <w:rFonts w:ascii="Century Gothic" w:hAnsi="Century Gothic" w:cs="Arial"/>
          <w:b/>
        </w:rPr>
      </w:pPr>
    </w:p>
    <w:p w14:paraId="532CAE0A" w14:textId="77777777" w:rsidR="00E77416" w:rsidRDefault="00E77416" w:rsidP="00F14E97">
      <w:pPr>
        <w:jc w:val="both"/>
        <w:rPr>
          <w:rFonts w:ascii="Century Gothic" w:hAnsi="Century Gothic" w:cs="Arial"/>
          <w:b/>
        </w:rPr>
      </w:pPr>
    </w:p>
    <w:p w14:paraId="741D9A2F" w14:textId="77777777" w:rsidR="00E77416" w:rsidRDefault="00E77416" w:rsidP="00F14E97">
      <w:pPr>
        <w:jc w:val="both"/>
        <w:rPr>
          <w:rFonts w:ascii="Century Gothic" w:hAnsi="Century Gothic" w:cs="Arial"/>
          <w:b/>
        </w:rPr>
      </w:pPr>
    </w:p>
    <w:p w14:paraId="2EB0F423" w14:textId="77777777" w:rsidR="00E77416" w:rsidRDefault="00E77416" w:rsidP="00F14E97">
      <w:pPr>
        <w:jc w:val="both"/>
        <w:rPr>
          <w:rFonts w:ascii="Century Gothic" w:hAnsi="Century Gothic" w:cs="Arial"/>
          <w:b/>
        </w:rPr>
      </w:pPr>
    </w:p>
    <w:p w14:paraId="5592AE51" w14:textId="77777777" w:rsidR="008D3277" w:rsidRDefault="008D3277" w:rsidP="00F14E97">
      <w:pPr>
        <w:jc w:val="both"/>
        <w:rPr>
          <w:rFonts w:ascii="Century Gothic" w:hAnsi="Century Gothic" w:cs="Arial"/>
          <w:b/>
        </w:rPr>
      </w:pPr>
    </w:p>
    <w:p w14:paraId="77363DD4" w14:textId="77777777" w:rsidR="009876F0" w:rsidRDefault="009876F0" w:rsidP="00F14E97">
      <w:pPr>
        <w:jc w:val="both"/>
        <w:rPr>
          <w:rFonts w:ascii="Century Gothic" w:hAnsi="Century Gothic" w:cs="Arial"/>
          <w:b/>
        </w:rPr>
      </w:pPr>
    </w:p>
    <w:p w14:paraId="76EED723" w14:textId="77777777" w:rsidR="009876F0" w:rsidRDefault="009876F0" w:rsidP="00F14E97">
      <w:pPr>
        <w:jc w:val="both"/>
        <w:rPr>
          <w:rFonts w:ascii="Century Gothic" w:hAnsi="Century Gothic" w:cs="Arial"/>
          <w:b/>
        </w:rPr>
      </w:pPr>
    </w:p>
    <w:p w14:paraId="6325D47D" w14:textId="77777777" w:rsidR="008D3277" w:rsidRPr="00F14E97" w:rsidRDefault="008D3277" w:rsidP="00F14E97">
      <w:pPr>
        <w:jc w:val="both"/>
        <w:rPr>
          <w:rFonts w:ascii="Century Gothic" w:hAnsi="Century Gothic" w:cs="Arial"/>
          <w:b/>
        </w:rPr>
      </w:pPr>
    </w:p>
    <w:p w14:paraId="3D55B280" w14:textId="77777777" w:rsidR="0078128E" w:rsidRPr="00E87A60" w:rsidRDefault="0078128E" w:rsidP="009876F0">
      <w:pPr>
        <w:pStyle w:val="Ttulo1"/>
        <w:numPr>
          <w:ilvl w:val="0"/>
          <w:numId w:val="6"/>
        </w:numPr>
        <w:jc w:val="center"/>
        <w:rPr>
          <w:rFonts w:ascii="Century Gothic" w:hAnsi="Century Gothic"/>
          <w:b/>
          <w:color w:val="auto"/>
          <w:sz w:val="22"/>
          <w:szCs w:val="22"/>
        </w:rPr>
      </w:pPr>
      <w:bookmarkStart w:id="118" w:name="_Toc448483865"/>
      <w:r w:rsidRPr="00E87A60">
        <w:rPr>
          <w:rFonts w:ascii="Century Gothic" w:hAnsi="Century Gothic"/>
          <w:b/>
          <w:color w:val="auto"/>
          <w:sz w:val="22"/>
          <w:szCs w:val="22"/>
        </w:rPr>
        <w:t>CONCLUSIONES</w:t>
      </w:r>
      <w:bookmarkEnd w:id="118"/>
    </w:p>
    <w:p w14:paraId="1BADB257" w14:textId="77777777" w:rsidR="009876F0" w:rsidRPr="009876F0" w:rsidRDefault="009876F0" w:rsidP="009876F0"/>
    <w:p w14:paraId="719F8546" w14:textId="77777777" w:rsidR="00107575" w:rsidRPr="00F14E97" w:rsidRDefault="00107575" w:rsidP="00F14E97">
      <w:pPr>
        <w:jc w:val="both"/>
        <w:rPr>
          <w:rFonts w:ascii="Century Gothic" w:hAnsi="Century Gothic"/>
        </w:rPr>
      </w:pPr>
      <w:r w:rsidRPr="00F14E97">
        <w:rPr>
          <w:rFonts w:ascii="Century Gothic" w:hAnsi="Century Gothic"/>
        </w:rPr>
        <w:t>Como conclusiones generales de la investigación, se puede decir lo siguiente:</w:t>
      </w:r>
    </w:p>
    <w:p w14:paraId="0FC8CE30" w14:textId="77777777" w:rsidR="00107575" w:rsidRPr="00F14E97" w:rsidRDefault="00107575" w:rsidP="00F14E97">
      <w:pPr>
        <w:numPr>
          <w:ilvl w:val="0"/>
          <w:numId w:val="5"/>
        </w:numPr>
        <w:spacing w:after="0" w:line="240" w:lineRule="auto"/>
        <w:jc w:val="both"/>
        <w:rPr>
          <w:rFonts w:ascii="Century Gothic" w:hAnsi="Century Gothic"/>
        </w:rPr>
      </w:pPr>
      <w:r w:rsidRPr="00F14E97">
        <w:rPr>
          <w:rFonts w:ascii="Century Gothic" w:hAnsi="Century Gothic"/>
        </w:rPr>
        <w:t>Una ciudad inteligente es aquella que se hace habitable desde el punto de vista de la mejora de calidad de vida de sus ciudadanos involucrando temas de seguridad pública, hogares confortables, ambiente limpio y verde, una infraestructura adecuada y moderna, un esquema de salud integral y una cultura y recreación activa y comunicada frecuentemente a los ciudadanos.</w:t>
      </w:r>
    </w:p>
    <w:p w14:paraId="259AAF60" w14:textId="77777777" w:rsidR="00107575" w:rsidRPr="00F14E97" w:rsidRDefault="00107575" w:rsidP="00F14E97">
      <w:pPr>
        <w:numPr>
          <w:ilvl w:val="0"/>
          <w:numId w:val="5"/>
        </w:numPr>
        <w:spacing w:after="0" w:line="240" w:lineRule="auto"/>
        <w:jc w:val="both"/>
        <w:rPr>
          <w:rFonts w:ascii="Century Gothic" w:hAnsi="Century Gothic"/>
        </w:rPr>
      </w:pPr>
      <w:r w:rsidRPr="00F14E97">
        <w:rPr>
          <w:rFonts w:ascii="Century Gothic" w:hAnsi="Century Gothic"/>
        </w:rPr>
        <w:t>Una ciudad inteligente es aquella que genera una nueva economía que atrae nuevos negocios, nuevas oportunidades laborales, la facilidad de hacer negocios o empresas y que cuenta con un modelo robusto de innovación y desarrollo.</w:t>
      </w:r>
    </w:p>
    <w:p w14:paraId="3A46C899" w14:textId="77777777" w:rsidR="00107575" w:rsidRPr="00F14E97" w:rsidRDefault="00107575" w:rsidP="00F14E97">
      <w:pPr>
        <w:numPr>
          <w:ilvl w:val="0"/>
          <w:numId w:val="5"/>
        </w:numPr>
        <w:spacing w:after="0" w:line="240" w:lineRule="auto"/>
        <w:jc w:val="both"/>
        <w:rPr>
          <w:rFonts w:ascii="Century Gothic" w:hAnsi="Century Gothic"/>
        </w:rPr>
      </w:pPr>
      <w:r w:rsidRPr="00F14E97">
        <w:rPr>
          <w:rFonts w:ascii="Century Gothic" w:hAnsi="Century Gothic"/>
        </w:rPr>
        <w:t>Una ciudad inteligente es una ciudad conectada con una eficiente red interna de comunicaciones.</w:t>
      </w:r>
    </w:p>
    <w:p w14:paraId="488A5D70" w14:textId="77777777" w:rsidR="00107575" w:rsidRPr="00F14E97" w:rsidRDefault="00107575" w:rsidP="00F14E97">
      <w:pPr>
        <w:numPr>
          <w:ilvl w:val="0"/>
          <w:numId w:val="5"/>
        </w:numPr>
        <w:spacing w:after="0" w:line="240" w:lineRule="auto"/>
        <w:jc w:val="both"/>
        <w:rPr>
          <w:rFonts w:ascii="Century Gothic" w:hAnsi="Century Gothic"/>
        </w:rPr>
      </w:pPr>
      <w:r w:rsidRPr="00F14E97">
        <w:rPr>
          <w:rFonts w:ascii="Century Gothic" w:hAnsi="Century Gothic"/>
        </w:rPr>
        <w:t>Una ciudad inteligente es aquella en que los ciudadanos han llegado a un nivel de calidad, eficiencia, equidad y confianza en los servicios que presta el gobierno.</w:t>
      </w:r>
    </w:p>
    <w:p w14:paraId="7F2F72F1" w14:textId="77777777" w:rsidR="00107575" w:rsidRPr="00F14E97" w:rsidRDefault="00107575" w:rsidP="00F14E97">
      <w:pPr>
        <w:numPr>
          <w:ilvl w:val="0"/>
          <w:numId w:val="5"/>
        </w:numPr>
        <w:spacing w:after="0" w:line="240" w:lineRule="auto"/>
        <w:jc w:val="both"/>
        <w:rPr>
          <w:rFonts w:ascii="Century Gothic" w:hAnsi="Century Gothic"/>
        </w:rPr>
      </w:pPr>
      <w:r w:rsidRPr="00F14E97">
        <w:rPr>
          <w:rFonts w:ascii="Century Gothic" w:hAnsi="Century Gothic"/>
        </w:rPr>
        <w:t>Una ciudad inteligente es aquella que es resistente a los cambios y es ágil en su reacción ante nuevas oportunidades y retos.</w:t>
      </w:r>
    </w:p>
    <w:p w14:paraId="5A597EE9" w14:textId="77777777" w:rsidR="00107575" w:rsidRPr="00F14E97" w:rsidRDefault="00107575" w:rsidP="00F14E97">
      <w:pPr>
        <w:jc w:val="both"/>
        <w:rPr>
          <w:rFonts w:ascii="Century Gothic" w:hAnsi="Century Gothic"/>
        </w:rPr>
      </w:pPr>
    </w:p>
    <w:p w14:paraId="3666981F" w14:textId="77777777" w:rsidR="00107575" w:rsidRPr="00F14E97" w:rsidRDefault="00107575" w:rsidP="00F14E97">
      <w:pPr>
        <w:jc w:val="both"/>
        <w:rPr>
          <w:rFonts w:ascii="Century Gothic" w:hAnsi="Century Gothic"/>
        </w:rPr>
      </w:pPr>
      <w:r w:rsidRPr="00F14E97">
        <w:rPr>
          <w:rFonts w:ascii="Century Gothic" w:hAnsi="Century Gothic"/>
        </w:rPr>
        <w:t>Además de estos aspectos generales, se identificaron unos módulos o servicios que pueden ser la base para la estandarización de la solución de Smart Cities y las relaciones que entre éstos hay para presentarse como una plataforma eficaz de gestión en los gobiernos.</w:t>
      </w:r>
    </w:p>
    <w:p w14:paraId="18E6B12F" w14:textId="77777777" w:rsidR="00107575" w:rsidRPr="00F14E97" w:rsidRDefault="00107575" w:rsidP="00F14E97">
      <w:pPr>
        <w:jc w:val="both"/>
        <w:rPr>
          <w:rFonts w:ascii="Century Gothic" w:hAnsi="Century Gothic"/>
        </w:rPr>
      </w:pPr>
      <w:r w:rsidRPr="00F14E97">
        <w:rPr>
          <w:rFonts w:ascii="Century Gothic" w:hAnsi="Century Gothic"/>
        </w:rPr>
        <w:t>Desde un ámbito local más puntual, se identificó que los avances del gobierno frente a ciudades sostenibles aún se encuentran sin una ejecución real, sin embargo existen ciudades como Medellín y Bogotá que ya cuentan con adelantos tecnológicos significativos para los ciudadanos.  </w:t>
      </w:r>
    </w:p>
    <w:p w14:paraId="65281C55" w14:textId="77777777" w:rsidR="00107575" w:rsidRPr="00F14E97" w:rsidRDefault="00107575" w:rsidP="00F14E97">
      <w:pPr>
        <w:jc w:val="both"/>
        <w:rPr>
          <w:rFonts w:ascii="Century Gothic" w:hAnsi="Century Gothic"/>
        </w:rPr>
      </w:pPr>
      <w:r w:rsidRPr="00F14E97">
        <w:rPr>
          <w:rFonts w:ascii="Century Gothic" w:hAnsi="Century Gothic"/>
        </w:rPr>
        <w:t>Se puede concluir que los principales factores que atrasan a las ciudades de Colombia para que lleguen a ser sostenibles es la falta de un proyecto global que impacte todos los aspectos de interés al ciudadano de forma integral. Pareciera por lo visto, que ningún gobierno ha detectado esta opción y siguen intentando generar  planes de “ciudades inteligentes” de manera aislada, por módulos independientes lo que definitivamente hasta el momento no muestra un  impacto significativo y palpable por los ciudadanos.</w:t>
      </w:r>
    </w:p>
    <w:p w14:paraId="4ED3D4ED" w14:textId="77777777" w:rsidR="0078128E" w:rsidRDefault="0078128E" w:rsidP="00F14E97">
      <w:pPr>
        <w:pStyle w:val="Prrafodelista"/>
        <w:jc w:val="both"/>
        <w:rPr>
          <w:rFonts w:ascii="Century Gothic" w:hAnsi="Century Gothic" w:cs="Arial"/>
          <w:b/>
        </w:rPr>
      </w:pPr>
    </w:p>
    <w:p w14:paraId="2F9C5F17" w14:textId="77777777" w:rsidR="009876F0" w:rsidRDefault="009876F0" w:rsidP="00F14E97">
      <w:pPr>
        <w:pStyle w:val="Prrafodelista"/>
        <w:jc w:val="both"/>
        <w:rPr>
          <w:rFonts w:ascii="Century Gothic" w:hAnsi="Century Gothic" w:cs="Arial"/>
          <w:b/>
        </w:rPr>
      </w:pPr>
    </w:p>
    <w:p w14:paraId="1CF8CAC7" w14:textId="77777777" w:rsidR="009876F0" w:rsidRDefault="009876F0" w:rsidP="00F14E97">
      <w:pPr>
        <w:pStyle w:val="Prrafodelista"/>
        <w:jc w:val="both"/>
        <w:rPr>
          <w:rFonts w:ascii="Century Gothic" w:hAnsi="Century Gothic" w:cs="Arial"/>
          <w:b/>
        </w:rPr>
      </w:pPr>
    </w:p>
    <w:p w14:paraId="0F87EA78" w14:textId="77777777" w:rsidR="009876F0" w:rsidRDefault="009876F0" w:rsidP="00F14E97">
      <w:pPr>
        <w:pStyle w:val="Prrafodelista"/>
        <w:jc w:val="both"/>
        <w:rPr>
          <w:rFonts w:ascii="Century Gothic" w:hAnsi="Century Gothic" w:cs="Arial"/>
          <w:b/>
        </w:rPr>
      </w:pPr>
    </w:p>
    <w:p w14:paraId="6C3ABD95" w14:textId="77777777" w:rsidR="009876F0" w:rsidRDefault="009876F0" w:rsidP="00F14E97">
      <w:pPr>
        <w:pStyle w:val="Prrafodelista"/>
        <w:jc w:val="both"/>
        <w:rPr>
          <w:rFonts w:ascii="Century Gothic" w:hAnsi="Century Gothic" w:cs="Arial"/>
          <w:b/>
        </w:rPr>
      </w:pPr>
    </w:p>
    <w:p w14:paraId="2487DB9E" w14:textId="77777777" w:rsidR="009876F0" w:rsidRDefault="009876F0" w:rsidP="00F14E97">
      <w:pPr>
        <w:pStyle w:val="Prrafodelista"/>
        <w:jc w:val="both"/>
        <w:rPr>
          <w:rFonts w:ascii="Century Gothic" w:hAnsi="Century Gothic" w:cs="Arial"/>
          <w:b/>
        </w:rPr>
      </w:pPr>
    </w:p>
    <w:p w14:paraId="0B00F1D3" w14:textId="77777777" w:rsidR="009876F0" w:rsidRPr="00F14E97" w:rsidRDefault="009876F0" w:rsidP="00F14E97">
      <w:pPr>
        <w:pStyle w:val="Prrafodelista"/>
        <w:jc w:val="both"/>
        <w:rPr>
          <w:rFonts w:ascii="Century Gothic" w:hAnsi="Century Gothic" w:cs="Arial"/>
          <w:b/>
        </w:rPr>
      </w:pPr>
    </w:p>
    <w:p w14:paraId="3E49F2AF" w14:textId="77777777" w:rsidR="00FB69AE" w:rsidRPr="00F14E97" w:rsidRDefault="00FB69AE" w:rsidP="00F14E97">
      <w:pPr>
        <w:keepNext/>
        <w:jc w:val="both"/>
        <w:rPr>
          <w:rFonts w:ascii="Century Gothic" w:hAnsi="Century Gothic"/>
        </w:rPr>
      </w:pPr>
      <w:r w:rsidRPr="00F14E97">
        <w:rPr>
          <w:rFonts w:ascii="Century Gothic" w:hAnsi="Century Gothic"/>
          <w:noProof/>
          <w:lang w:eastAsia="es-CO"/>
        </w:rPr>
        <w:drawing>
          <wp:inline distT="0" distB="0" distL="0" distR="0" wp14:anchorId="5147CA2C" wp14:editId="4A23E5CF">
            <wp:extent cx="5612130" cy="35064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506470"/>
                    </a:xfrm>
                    <a:prstGeom prst="rect">
                      <a:avLst/>
                    </a:prstGeom>
                  </pic:spPr>
                </pic:pic>
              </a:graphicData>
            </a:graphic>
          </wp:inline>
        </w:drawing>
      </w:r>
    </w:p>
    <w:p w14:paraId="35F004E8" w14:textId="77777777" w:rsidR="00FB69AE" w:rsidRPr="00F14E97" w:rsidRDefault="00FB69AE" w:rsidP="00F14E97">
      <w:pPr>
        <w:pStyle w:val="Descripcin"/>
        <w:jc w:val="center"/>
        <w:rPr>
          <w:rFonts w:ascii="Century Gothic" w:hAnsi="Century Gothic"/>
          <w:i w:val="0"/>
          <w:color w:val="auto"/>
          <w:sz w:val="22"/>
          <w:szCs w:val="22"/>
        </w:rPr>
      </w:pPr>
      <w:bookmarkStart w:id="119" w:name="_Toc448470824"/>
      <w:r w:rsidRPr="00F14E97">
        <w:rPr>
          <w:rFonts w:ascii="Century Gothic" w:hAnsi="Century Gothic"/>
          <w:i w:val="0"/>
          <w:color w:val="auto"/>
          <w:sz w:val="22"/>
          <w:szCs w:val="22"/>
        </w:rPr>
        <w:t xml:space="preserve">Imagen  </w:t>
      </w:r>
      <w:r w:rsidRPr="00F14E97">
        <w:rPr>
          <w:rFonts w:ascii="Century Gothic" w:hAnsi="Century Gothic"/>
          <w:i w:val="0"/>
          <w:color w:val="auto"/>
          <w:sz w:val="22"/>
          <w:szCs w:val="22"/>
        </w:rPr>
        <w:fldChar w:fldCharType="begin"/>
      </w:r>
      <w:r w:rsidRPr="00F14E97">
        <w:rPr>
          <w:rFonts w:ascii="Century Gothic" w:hAnsi="Century Gothic"/>
          <w:i w:val="0"/>
          <w:color w:val="auto"/>
          <w:sz w:val="22"/>
          <w:szCs w:val="22"/>
        </w:rPr>
        <w:instrText xml:space="preserve"> SEQ Imagen_ \* ARABIC </w:instrText>
      </w:r>
      <w:r w:rsidRPr="00F14E97">
        <w:rPr>
          <w:rFonts w:ascii="Century Gothic" w:hAnsi="Century Gothic"/>
          <w:i w:val="0"/>
          <w:color w:val="auto"/>
          <w:sz w:val="22"/>
          <w:szCs w:val="22"/>
        </w:rPr>
        <w:fldChar w:fldCharType="separate"/>
      </w:r>
      <w:r w:rsidR="00867998" w:rsidRPr="00F14E97">
        <w:rPr>
          <w:rFonts w:ascii="Century Gothic" w:hAnsi="Century Gothic"/>
          <w:i w:val="0"/>
          <w:noProof/>
          <w:color w:val="auto"/>
          <w:sz w:val="22"/>
          <w:szCs w:val="22"/>
        </w:rPr>
        <w:t>8</w:t>
      </w:r>
      <w:r w:rsidRPr="00F14E97">
        <w:rPr>
          <w:rFonts w:ascii="Century Gothic" w:hAnsi="Century Gothic"/>
          <w:i w:val="0"/>
          <w:color w:val="auto"/>
          <w:sz w:val="22"/>
          <w:szCs w:val="22"/>
        </w:rPr>
        <w:fldChar w:fldCharType="end"/>
      </w:r>
      <w:r w:rsidRPr="00F14E97">
        <w:rPr>
          <w:rFonts w:ascii="Century Gothic" w:hAnsi="Century Gothic"/>
          <w:i w:val="0"/>
          <w:color w:val="auto"/>
          <w:sz w:val="22"/>
          <w:szCs w:val="22"/>
        </w:rPr>
        <w:t>. Conclusiones.</w:t>
      </w:r>
      <w:bookmarkEnd w:id="119"/>
    </w:p>
    <w:p w14:paraId="53F9103F" w14:textId="77777777" w:rsidR="00881CE8" w:rsidRPr="00F14E97" w:rsidRDefault="00881CE8" w:rsidP="00F14E97">
      <w:pPr>
        <w:jc w:val="both"/>
        <w:rPr>
          <w:rFonts w:ascii="Century Gothic" w:hAnsi="Century Gothic" w:cs="Arial"/>
          <w:b/>
        </w:rPr>
      </w:pPr>
      <w:r w:rsidRPr="00F14E97">
        <w:rPr>
          <w:rFonts w:ascii="Century Gothic" w:hAnsi="Century Gothic" w:cs="Arial"/>
          <w:b/>
        </w:rPr>
        <w:br w:type="page"/>
      </w:r>
    </w:p>
    <w:p w14:paraId="14F1242B" w14:textId="77777777" w:rsidR="000F186E" w:rsidRPr="00F14E97" w:rsidRDefault="000F186E" w:rsidP="00F14E97">
      <w:pPr>
        <w:pStyle w:val="Prrafodelista"/>
        <w:tabs>
          <w:tab w:val="left" w:pos="4050"/>
        </w:tabs>
        <w:jc w:val="both"/>
        <w:rPr>
          <w:rFonts w:ascii="Century Gothic" w:hAnsi="Century Gothic" w:cs="Arial"/>
          <w:b/>
        </w:rPr>
      </w:pPr>
    </w:p>
    <w:p w14:paraId="020552F4" w14:textId="77777777" w:rsidR="00B01F07" w:rsidRPr="009876F0" w:rsidRDefault="00B01F07" w:rsidP="004669C2">
      <w:pPr>
        <w:pStyle w:val="Prrafodelista"/>
        <w:numPr>
          <w:ilvl w:val="0"/>
          <w:numId w:val="6"/>
        </w:numPr>
        <w:tabs>
          <w:tab w:val="left" w:pos="4050"/>
        </w:tabs>
        <w:jc w:val="center"/>
        <w:outlineLvl w:val="0"/>
        <w:rPr>
          <w:rFonts w:ascii="Century Gothic" w:hAnsi="Century Gothic" w:cs="Arial"/>
          <w:b/>
        </w:rPr>
      </w:pPr>
      <w:bookmarkStart w:id="120" w:name="_Toc448483866"/>
      <w:r w:rsidRPr="009876F0">
        <w:rPr>
          <w:rFonts w:ascii="Century Gothic" w:hAnsi="Century Gothic" w:cs="Arial"/>
          <w:b/>
        </w:rPr>
        <w:t>REFERENCIAS DE CONSULTA</w:t>
      </w:r>
      <w:bookmarkEnd w:id="120"/>
    </w:p>
    <w:p w14:paraId="214BF923" w14:textId="77777777" w:rsidR="00B01F07" w:rsidRPr="00F14E97" w:rsidRDefault="00B01F07" w:rsidP="00F14E97">
      <w:pPr>
        <w:pStyle w:val="Prrafodelista"/>
        <w:jc w:val="both"/>
        <w:rPr>
          <w:rFonts w:ascii="Century Gothic" w:hAnsi="Century Gothic" w:cs="Arial"/>
          <w:b/>
        </w:rPr>
      </w:pPr>
    </w:p>
    <w:p w14:paraId="7AA18AC8" w14:textId="77777777" w:rsidR="00B01F07" w:rsidRPr="00F14E97" w:rsidRDefault="0084138D" w:rsidP="00F14E97">
      <w:pPr>
        <w:pStyle w:val="Prrafodelista"/>
        <w:numPr>
          <w:ilvl w:val="0"/>
          <w:numId w:val="1"/>
        </w:numPr>
        <w:jc w:val="both"/>
        <w:rPr>
          <w:rFonts w:ascii="Century Gothic" w:hAnsi="Century Gothic" w:cs="Arial"/>
        </w:rPr>
      </w:pPr>
      <w:hyperlink r:id="rId79" w:history="1">
        <w:r w:rsidR="00652D83" w:rsidRPr="00F14E97">
          <w:rPr>
            <w:rStyle w:val="Hipervnculo"/>
            <w:rFonts w:ascii="Century Gothic" w:hAnsi="Century Gothic" w:cs="Arial"/>
          </w:rPr>
          <w:t>http://asesoftwarecloudcolombia.blogspot.com.co/2012/04/cloud-report.html</w:t>
        </w:r>
      </w:hyperlink>
    </w:p>
    <w:p w14:paraId="22560E0C" w14:textId="77777777" w:rsidR="00652D83" w:rsidRPr="00F14E97" w:rsidRDefault="0084138D" w:rsidP="00F14E97">
      <w:pPr>
        <w:pStyle w:val="Prrafodelista"/>
        <w:numPr>
          <w:ilvl w:val="0"/>
          <w:numId w:val="1"/>
        </w:numPr>
        <w:jc w:val="both"/>
        <w:rPr>
          <w:rFonts w:ascii="Century Gothic" w:hAnsi="Century Gothic" w:cs="Arial"/>
        </w:rPr>
      </w:pPr>
      <w:hyperlink r:id="rId80" w:history="1">
        <w:r w:rsidR="00652D83" w:rsidRPr="00F14E97">
          <w:rPr>
            <w:rStyle w:val="Hipervnculo"/>
            <w:rFonts w:ascii="Century Gothic" w:hAnsi="Century Gothic" w:cs="Arial"/>
          </w:rPr>
          <w:t>http://tiendaaplicacionescolombia.cloudapp.net/frm/home/frmHome.aspx</w:t>
        </w:r>
      </w:hyperlink>
    </w:p>
    <w:p w14:paraId="5A65B1B5" w14:textId="77777777" w:rsidR="00652D83" w:rsidRPr="00F14E97" w:rsidRDefault="0084138D" w:rsidP="00F14E97">
      <w:pPr>
        <w:pStyle w:val="Prrafodelista"/>
        <w:numPr>
          <w:ilvl w:val="0"/>
          <w:numId w:val="1"/>
        </w:numPr>
        <w:jc w:val="both"/>
        <w:rPr>
          <w:rFonts w:ascii="Century Gothic" w:hAnsi="Century Gothic" w:cs="Arial"/>
        </w:rPr>
      </w:pPr>
      <w:hyperlink r:id="rId81" w:history="1">
        <w:r w:rsidR="00652D83" w:rsidRPr="00F14E97">
          <w:rPr>
            <w:rStyle w:val="Hipervnculo"/>
            <w:rFonts w:ascii="Century Gothic" w:hAnsi="Century Gothic" w:cs="Arial"/>
          </w:rPr>
          <w:t>http://tiendaaplicacionescolombia.cloudapp.net/frm/home/frmHome.aspx</w:t>
        </w:r>
      </w:hyperlink>
    </w:p>
    <w:p w14:paraId="0A5F544F" w14:textId="77777777" w:rsidR="00652D83" w:rsidRPr="00F14E97" w:rsidRDefault="00652D83" w:rsidP="00F14E97">
      <w:pPr>
        <w:pStyle w:val="Prrafodelista"/>
        <w:numPr>
          <w:ilvl w:val="0"/>
          <w:numId w:val="1"/>
        </w:numPr>
        <w:jc w:val="both"/>
        <w:rPr>
          <w:rFonts w:ascii="Century Gothic" w:hAnsi="Century Gothic" w:cs="Arial"/>
        </w:rPr>
      </w:pPr>
      <w:r w:rsidRPr="00F14E97">
        <w:rPr>
          <w:rFonts w:ascii="Century Gothic" w:hAnsi="Century Gothic" w:cs="Arial"/>
        </w:rPr>
        <w:t xml:space="preserve">http://estrategia.gobiernoenlinea.gov.co/623/w3-propertyvalue-14676.html  </w:t>
      </w:r>
    </w:p>
    <w:p w14:paraId="06320F3A" w14:textId="77777777" w:rsidR="00652D83" w:rsidRPr="00F14E97" w:rsidRDefault="0084138D" w:rsidP="00F14E97">
      <w:pPr>
        <w:pStyle w:val="Prrafodelista"/>
        <w:numPr>
          <w:ilvl w:val="0"/>
          <w:numId w:val="1"/>
        </w:numPr>
        <w:jc w:val="both"/>
        <w:rPr>
          <w:rFonts w:ascii="Century Gothic" w:hAnsi="Century Gothic" w:cs="Arial"/>
        </w:rPr>
      </w:pPr>
      <w:hyperlink r:id="rId82" w:history="1">
        <w:r w:rsidR="00652D83" w:rsidRPr="00F14E97">
          <w:rPr>
            <w:rStyle w:val="Hipervnculo"/>
            <w:rFonts w:ascii="Century Gothic" w:hAnsi="Century Gothic" w:cs="Arial"/>
          </w:rPr>
          <w:t>http://blogs.iadb.org/abierto-al-publico/2014/07/08/el-conocimiento-abierto-como-acelerador-de-las-smart-cities/</w:t>
        </w:r>
      </w:hyperlink>
    </w:p>
    <w:p w14:paraId="497EE435" w14:textId="77777777" w:rsidR="00652D83" w:rsidRPr="00F14E97" w:rsidRDefault="0084138D" w:rsidP="00F14E97">
      <w:pPr>
        <w:pStyle w:val="Prrafodelista"/>
        <w:numPr>
          <w:ilvl w:val="0"/>
          <w:numId w:val="1"/>
        </w:numPr>
        <w:jc w:val="both"/>
        <w:rPr>
          <w:rFonts w:ascii="Century Gothic" w:hAnsi="Century Gothic" w:cs="Arial"/>
        </w:rPr>
      </w:pPr>
      <w:hyperlink r:id="rId83" w:history="1">
        <w:r w:rsidR="00652D83" w:rsidRPr="00F14E97">
          <w:rPr>
            <w:rStyle w:val="Hipervnculo"/>
            <w:rFonts w:ascii="Century Gothic" w:hAnsi="Century Gothic" w:cs="Arial"/>
          </w:rPr>
          <w:t>http://www.mintic.gov.co/portal/604/w3-article-1881.html</w:t>
        </w:r>
      </w:hyperlink>
    </w:p>
    <w:p w14:paraId="2405B1AD" w14:textId="77777777" w:rsidR="00652D83" w:rsidRPr="00F14E97" w:rsidRDefault="0084138D" w:rsidP="00F14E97">
      <w:pPr>
        <w:pStyle w:val="Prrafodelista"/>
        <w:numPr>
          <w:ilvl w:val="0"/>
          <w:numId w:val="1"/>
        </w:numPr>
        <w:jc w:val="both"/>
        <w:rPr>
          <w:rFonts w:ascii="Century Gothic" w:hAnsi="Century Gothic" w:cs="Arial"/>
        </w:rPr>
      </w:pPr>
      <w:hyperlink r:id="rId84" w:history="1">
        <w:r w:rsidR="00652D83" w:rsidRPr="00F14E97">
          <w:rPr>
            <w:rStyle w:val="Hipervnculo"/>
            <w:rFonts w:ascii="Century Gothic" w:hAnsi="Century Gothic" w:cs="Arial"/>
          </w:rPr>
          <w:t>http://es.slideshare.net/AdrianaRojas12/arte-y-cultura-en-las-ciudades-inteligentes</w:t>
        </w:r>
      </w:hyperlink>
    </w:p>
    <w:p w14:paraId="097E0D52" w14:textId="77777777" w:rsidR="00652D83" w:rsidRPr="00F14E97" w:rsidRDefault="0084138D" w:rsidP="00F14E97">
      <w:pPr>
        <w:pStyle w:val="Prrafodelista"/>
        <w:numPr>
          <w:ilvl w:val="0"/>
          <w:numId w:val="1"/>
        </w:numPr>
        <w:jc w:val="both"/>
        <w:rPr>
          <w:rFonts w:ascii="Century Gothic" w:hAnsi="Century Gothic" w:cs="Arial"/>
        </w:rPr>
      </w:pPr>
      <w:hyperlink r:id="rId85" w:history="1">
        <w:r w:rsidR="00652D83" w:rsidRPr="00F14E97">
          <w:rPr>
            <w:rStyle w:val="Hipervnculo"/>
            <w:rFonts w:ascii="Century Gothic" w:hAnsi="Century Gothic" w:cs="Arial"/>
          </w:rPr>
          <w:t>http://www.boe.es/boe/dias/2014/04/05/pdfs/BOE-A-2014-3649.pdf</w:t>
        </w:r>
      </w:hyperlink>
    </w:p>
    <w:p w14:paraId="43D1C39A" w14:textId="77777777" w:rsidR="00652D83" w:rsidRPr="00F14E97" w:rsidRDefault="0084138D" w:rsidP="00F14E97">
      <w:pPr>
        <w:pStyle w:val="Prrafodelista"/>
        <w:numPr>
          <w:ilvl w:val="0"/>
          <w:numId w:val="1"/>
        </w:numPr>
        <w:jc w:val="both"/>
        <w:rPr>
          <w:rFonts w:ascii="Century Gothic" w:hAnsi="Century Gothic" w:cs="Arial"/>
        </w:rPr>
      </w:pPr>
      <w:hyperlink r:id="rId86" w:history="1">
        <w:r w:rsidR="00652D83" w:rsidRPr="00F14E97">
          <w:rPr>
            <w:rStyle w:val="Hipervnculo"/>
            <w:rFonts w:ascii="Century Gothic" w:hAnsi="Century Gothic" w:cs="Arial"/>
          </w:rPr>
          <w:t>https://www.thalesgroup.com/es/espana/case-study/integracion-de-transporte-y-seguridad-para-una-ciudad-inteligente</w:t>
        </w:r>
      </w:hyperlink>
    </w:p>
    <w:p w14:paraId="6149C95A" w14:textId="77777777" w:rsidR="00652D83" w:rsidRPr="00F14E97" w:rsidRDefault="0084138D" w:rsidP="00F14E97">
      <w:pPr>
        <w:pStyle w:val="Prrafodelista"/>
        <w:numPr>
          <w:ilvl w:val="0"/>
          <w:numId w:val="1"/>
        </w:numPr>
        <w:jc w:val="both"/>
        <w:rPr>
          <w:rFonts w:ascii="Century Gothic" w:hAnsi="Century Gothic" w:cs="Arial"/>
        </w:rPr>
      </w:pPr>
      <w:hyperlink r:id="rId87" w:history="1">
        <w:r w:rsidR="00652D83" w:rsidRPr="00F14E97">
          <w:rPr>
            <w:rStyle w:val="Hipervnculo"/>
            <w:rFonts w:ascii="Century Gothic" w:hAnsi="Century Gothic" w:cs="Arial"/>
          </w:rPr>
          <w:t>https://www.enlace-apb.com/interssi/DECRETO_3047_DEL_27_DE_DICIEMBRE_DE_2013.pdf</w:t>
        </w:r>
      </w:hyperlink>
    </w:p>
    <w:p w14:paraId="66BE7CCD" w14:textId="77777777" w:rsidR="00652D83" w:rsidRPr="00F14E97" w:rsidRDefault="0084138D" w:rsidP="00F14E97">
      <w:pPr>
        <w:pStyle w:val="Prrafodelista"/>
        <w:numPr>
          <w:ilvl w:val="0"/>
          <w:numId w:val="1"/>
        </w:numPr>
        <w:jc w:val="both"/>
        <w:rPr>
          <w:rFonts w:ascii="Century Gothic" w:hAnsi="Century Gothic" w:cs="Arial"/>
        </w:rPr>
      </w:pPr>
      <w:hyperlink r:id="rId88" w:history="1">
        <w:r w:rsidR="00652D83" w:rsidRPr="00F14E97">
          <w:rPr>
            <w:rStyle w:val="Hipervnculo"/>
            <w:rFonts w:ascii="Century Gothic" w:hAnsi="Century Gothic" w:cs="Arial"/>
          </w:rPr>
          <w:t>http://blogs.iadb.org/ciudadessostenibles/2013/11/27/tenemos-ciudades-inteligentes-en-america-latina/</w:t>
        </w:r>
      </w:hyperlink>
    </w:p>
    <w:p w14:paraId="34C6AF06" w14:textId="77777777" w:rsidR="00652D83" w:rsidRPr="00F14E97" w:rsidRDefault="0084138D" w:rsidP="00F14E97">
      <w:pPr>
        <w:pStyle w:val="Prrafodelista"/>
        <w:numPr>
          <w:ilvl w:val="0"/>
          <w:numId w:val="1"/>
        </w:numPr>
        <w:jc w:val="both"/>
        <w:rPr>
          <w:rFonts w:ascii="Century Gothic" w:hAnsi="Century Gothic" w:cs="Arial"/>
        </w:rPr>
      </w:pPr>
      <w:hyperlink r:id="rId89" w:history="1">
        <w:r w:rsidR="00652D83" w:rsidRPr="00F14E97">
          <w:rPr>
            <w:rStyle w:val="Hipervnculo"/>
            <w:rFonts w:ascii="Century Gothic" w:hAnsi="Century Gothic" w:cs="Arial"/>
          </w:rPr>
          <w:t>http://www.youngmarketing.co/8-lecciones-de-movilidad-para-las-ciudades-del-futuro/</w:t>
        </w:r>
      </w:hyperlink>
    </w:p>
    <w:p w14:paraId="453537E5" w14:textId="77777777" w:rsidR="00652D83" w:rsidRPr="00F14E97" w:rsidRDefault="0084138D" w:rsidP="00F14E97">
      <w:pPr>
        <w:pStyle w:val="Prrafodelista"/>
        <w:numPr>
          <w:ilvl w:val="0"/>
          <w:numId w:val="1"/>
        </w:numPr>
        <w:jc w:val="both"/>
        <w:rPr>
          <w:rFonts w:ascii="Century Gothic" w:hAnsi="Century Gothic" w:cs="Arial"/>
        </w:rPr>
      </w:pPr>
      <w:hyperlink r:id="rId90" w:history="1">
        <w:r w:rsidR="00652D83" w:rsidRPr="00F14E97">
          <w:rPr>
            <w:rStyle w:val="Hipervnculo"/>
            <w:rFonts w:ascii="Century Gothic" w:hAnsi="Century Gothic" w:cs="Arial"/>
          </w:rPr>
          <w:t>http://www.smartcityexpo.com</w:t>
        </w:r>
      </w:hyperlink>
    </w:p>
    <w:p w14:paraId="25AE274E" w14:textId="77777777" w:rsidR="00652D83" w:rsidRPr="00F14E97" w:rsidRDefault="0084138D" w:rsidP="00F14E97">
      <w:pPr>
        <w:pStyle w:val="Prrafodelista"/>
        <w:numPr>
          <w:ilvl w:val="0"/>
          <w:numId w:val="1"/>
        </w:numPr>
        <w:jc w:val="both"/>
        <w:rPr>
          <w:rFonts w:ascii="Century Gothic" w:hAnsi="Century Gothic" w:cs="Arial"/>
        </w:rPr>
      </w:pPr>
      <w:hyperlink r:id="rId91" w:history="1">
        <w:r w:rsidR="00652D83" w:rsidRPr="00F14E97">
          <w:rPr>
            <w:rStyle w:val="Hipervnculo"/>
            <w:rFonts w:ascii="Century Gothic" w:hAnsi="Century Gothic" w:cs="Arial"/>
          </w:rPr>
          <w:t>http://micrositios.mintic.gov.co/vivedigital/2014-2018/proposito.php?lg=26</w:t>
        </w:r>
      </w:hyperlink>
    </w:p>
    <w:p w14:paraId="2526B062" w14:textId="77777777" w:rsidR="00652D83" w:rsidRPr="00F14E97" w:rsidRDefault="0084138D" w:rsidP="00F14E97">
      <w:pPr>
        <w:pStyle w:val="Prrafodelista"/>
        <w:numPr>
          <w:ilvl w:val="0"/>
          <w:numId w:val="1"/>
        </w:numPr>
        <w:jc w:val="both"/>
        <w:rPr>
          <w:rFonts w:ascii="Century Gothic" w:hAnsi="Century Gothic" w:cs="Arial"/>
        </w:rPr>
      </w:pPr>
      <w:hyperlink r:id="rId92" w:history="1">
        <w:r w:rsidR="00652D83" w:rsidRPr="00F14E97">
          <w:rPr>
            <w:rStyle w:val="Hipervnculo"/>
            <w:rFonts w:ascii="Century Gothic" w:hAnsi="Century Gothic" w:cs="Arial"/>
          </w:rPr>
          <w:t>http://www.bancomundial.org/es/news/press-release/2016/01/12/presidente-del-grupo-banco-mundial-visitara-colombia</w:t>
        </w:r>
      </w:hyperlink>
    </w:p>
    <w:p w14:paraId="5849594C" w14:textId="77777777" w:rsidR="00652D83" w:rsidRPr="00F14E97" w:rsidRDefault="0084138D" w:rsidP="00F14E97">
      <w:pPr>
        <w:pStyle w:val="Prrafodelista"/>
        <w:numPr>
          <w:ilvl w:val="0"/>
          <w:numId w:val="1"/>
        </w:numPr>
        <w:jc w:val="both"/>
        <w:rPr>
          <w:rFonts w:ascii="Century Gothic" w:hAnsi="Century Gothic" w:cs="Arial"/>
        </w:rPr>
      </w:pPr>
      <w:hyperlink r:id="rId93" w:history="1">
        <w:r w:rsidR="00652D83" w:rsidRPr="00F14E97">
          <w:rPr>
            <w:rStyle w:val="Hipervnculo"/>
            <w:rFonts w:ascii="Century Gothic" w:hAnsi="Century Gothic" w:cs="Arial"/>
          </w:rPr>
          <w:t>http://www.iadb.org/es/banco-interamericano-de-desarrollo,2837.html</w:t>
        </w:r>
      </w:hyperlink>
    </w:p>
    <w:p w14:paraId="10F38D35" w14:textId="77777777" w:rsidR="00FE1012" w:rsidRPr="00F14E97" w:rsidRDefault="00FE1012" w:rsidP="00F14E97">
      <w:pPr>
        <w:ind w:left="360"/>
        <w:jc w:val="both"/>
        <w:rPr>
          <w:rFonts w:ascii="Century Gothic" w:hAnsi="Century Gothic" w:cs="Arial"/>
        </w:rPr>
      </w:pPr>
    </w:p>
    <w:p w14:paraId="6A7CE080" w14:textId="77777777" w:rsidR="00652D83" w:rsidRPr="00F14E97" w:rsidRDefault="00652D83" w:rsidP="00F14E97">
      <w:pPr>
        <w:pStyle w:val="Prrafodelista"/>
        <w:jc w:val="both"/>
        <w:rPr>
          <w:rFonts w:ascii="Century Gothic" w:hAnsi="Century Gothic" w:cs="Arial"/>
        </w:rPr>
      </w:pPr>
    </w:p>
    <w:p w14:paraId="53BD7BD2" w14:textId="77777777" w:rsidR="00652D83" w:rsidRPr="00F14E97" w:rsidRDefault="00652D83" w:rsidP="00F14E97">
      <w:pPr>
        <w:pStyle w:val="Prrafodelista"/>
        <w:jc w:val="both"/>
        <w:rPr>
          <w:rFonts w:ascii="Century Gothic" w:hAnsi="Century Gothic" w:cs="Arial"/>
        </w:rPr>
      </w:pPr>
    </w:p>
    <w:p w14:paraId="274401A8" w14:textId="77777777" w:rsidR="00B01F07" w:rsidRPr="00F14E97" w:rsidRDefault="00B01F07" w:rsidP="00F14E97">
      <w:pPr>
        <w:pStyle w:val="Prrafodelista"/>
        <w:jc w:val="both"/>
        <w:rPr>
          <w:rFonts w:ascii="Century Gothic" w:hAnsi="Century Gothic" w:cs="Arial"/>
          <w:b/>
        </w:rPr>
      </w:pPr>
    </w:p>
    <w:p w14:paraId="77003FC0" w14:textId="77777777" w:rsidR="00B01F07" w:rsidRPr="00F14E97" w:rsidRDefault="00B01F07" w:rsidP="00F14E97">
      <w:pPr>
        <w:pStyle w:val="Prrafodelista"/>
        <w:jc w:val="both"/>
        <w:rPr>
          <w:rFonts w:ascii="Century Gothic" w:hAnsi="Century Gothic" w:cs="Arial"/>
          <w:b/>
        </w:rPr>
      </w:pPr>
    </w:p>
    <w:p w14:paraId="5F9AB204" w14:textId="77777777" w:rsidR="00B01F07" w:rsidRPr="00F14E97" w:rsidRDefault="00B01F07" w:rsidP="00F14E97">
      <w:pPr>
        <w:jc w:val="both"/>
        <w:rPr>
          <w:rFonts w:ascii="Century Gothic" w:hAnsi="Century Gothic" w:cs="Arial"/>
          <w:b/>
        </w:rPr>
      </w:pPr>
    </w:p>
    <w:p w14:paraId="4CAC3AAA" w14:textId="77777777" w:rsidR="00881CE8" w:rsidRPr="00F14E97" w:rsidRDefault="00881CE8" w:rsidP="00F14E97">
      <w:pPr>
        <w:jc w:val="both"/>
        <w:rPr>
          <w:rFonts w:ascii="Century Gothic" w:hAnsi="Century Gothic" w:cs="Arial"/>
          <w:b/>
        </w:rPr>
      </w:pPr>
      <w:r w:rsidRPr="00F14E97">
        <w:rPr>
          <w:rFonts w:ascii="Century Gothic" w:hAnsi="Century Gothic" w:cs="Arial"/>
          <w:b/>
        </w:rPr>
        <w:br w:type="page"/>
      </w:r>
    </w:p>
    <w:p w14:paraId="0653653A" w14:textId="77777777" w:rsidR="000F186E" w:rsidRPr="00F14E97" w:rsidRDefault="000F186E" w:rsidP="004669C2">
      <w:pPr>
        <w:rPr>
          <w:rFonts w:ascii="Century Gothic" w:hAnsi="Century Gothic" w:cs="Arial"/>
          <w:b/>
        </w:rPr>
      </w:pPr>
    </w:p>
    <w:p w14:paraId="485F10E6" w14:textId="77777777" w:rsidR="0078128E" w:rsidRPr="00F14E97" w:rsidRDefault="0078128E" w:rsidP="009876F0">
      <w:pPr>
        <w:pStyle w:val="Prrafodelista"/>
        <w:numPr>
          <w:ilvl w:val="0"/>
          <w:numId w:val="6"/>
        </w:numPr>
        <w:jc w:val="center"/>
        <w:outlineLvl w:val="0"/>
        <w:rPr>
          <w:rFonts w:ascii="Century Gothic" w:hAnsi="Century Gothic" w:cs="Arial"/>
          <w:b/>
        </w:rPr>
      </w:pPr>
      <w:bookmarkStart w:id="121" w:name="_Toc448483867"/>
      <w:r w:rsidRPr="00F14E97">
        <w:rPr>
          <w:rFonts w:ascii="Century Gothic" w:hAnsi="Century Gothic" w:cs="Arial"/>
          <w:b/>
        </w:rPr>
        <w:t>ANEXOS</w:t>
      </w:r>
      <w:bookmarkEnd w:id="121"/>
    </w:p>
    <w:p w14:paraId="0218358E" w14:textId="77777777" w:rsidR="00652D83" w:rsidRPr="00F14E97" w:rsidRDefault="00652D83" w:rsidP="00F14E97">
      <w:pPr>
        <w:pStyle w:val="Prrafodelista"/>
        <w:ind w:left="360"/>
        <w:jc w:val="both"/>
        <w:rPr>
          <w:rFonts w:ascii="Century Gothic" w:hAnsi="Century Gothic" w:cs="Arial"/>
        </w:rPr>
      </w:pPr>
    </w:p>
    <w:p w14:paraId="75CB2E92" w14:textId="77777777" w:rsidR="00FE1012" w:rsidRPr="00F14E97" w:rsidRDefault="00FE1012" w:rsidP="00F14E97">
      <w:pPr>
        <w:pStyle w:val="Sinespaciado"/>
        <w:jc w:val="both"/>
        <w:rPr>
          <w:rFonts w:ascii="Century Gothic" w:hAnsi="Century Gothic"/>
        </w:rPr>
      </w:pPr>
    </w:p>
    <w:p w14:paraId="0EC69AC5" w14:textId="77777777" w:rsidR="00FE1012" w:rsidRPr="00F14E97" w:rsidRDefault="00FE1012" w:rsidP="00F14E97">
      <w:pPr>
        <w:pStyle w:val="Sinespaciado"/>
        <w:jc w:val="both"/>
        <w:rPr>
          <w:rFonts w:ascii="Century Gothic" w:hAnsi="Century Gothic"/>
        </w:rPr>
      </w:pPr>
      <w:r w:rsidRPr="00F14E97">
        <w:rPr>
          <w:rFonts w:ascii="Century Gothic" w:hAnsi="Century Gothic"/>
          <w:b/>
        </w:rPr>
        <w:t>Anexo 1.</w:t>
      </w:r>
      <w:r w:rsidRPr="00F14E97">
        <w:rPr>
          <w:rFonts w:ascii="Century Gothic" w:hAnsi="Century Gothic"/>
        </w:rPr>
        <w:t xml:space="preserve"> </w:t>
      </w:r>
      <w:r w:rsidR="008D3277" w:rsidRPr="00F14E97">
        <w:rPr>
          <w:rFonts w:ascii="Century Gothic" w:hAnsi="Century Gothic"/>
        </w:rPr>
        <w:t xml:space="preserve">C:\Users\Kery </w:t>
      </w:r>
      <w:proofErr w:type="spellStart"/>
      <w:r w:rsidR="008D3277" w:rsidRPr="00F14E97">
        <w:rPr>
          <w:rFonts w:ascii="Century Gothic" w:hAnsi="Century Gothic"/>
        </w:rPr>
        <w:t>Bohorquez</w:t>
      </w:r>
      <w:proofErr w:type="spellEnd"/>
      <w:r w:rsidR="008D3277" w:rsidRPr="00F14E97">
        <w:rPr>
          <w:rFonts w:ascii="Century Gothic" w:hAnsi="Century Gothic"/>
        </w:rPr>
        <w:t>\</w:t>
      </w:r>
      <w:proofErr w:type="spellStart"/>
      <w:r w:rsidR="008D3277" w:rsidRPr="00F14E97">
        <w:rPr>
          <w:rFonts w:ascii="Century Gothic" w:hAnsi="Century Gothic"/>
        </w:rPr>
        <w:t>Documents</w:t>
      </w:r>
      <w:proofErr w:type="spellEnd"/>
      <w:r w:rsidR="008D3277" w:rsidRPr="00F14E97">
        <w:rPr>
          <w:rFonts w:ascii="Century Gothic" w:hAnsi="Century Gothic"/>
        </w:rPr>
        <w:t>\SMART CITIES</w:t>
      </w:r>
    </w:p>
    <w:p w14:paraId="742C2831" w14:textId="77777777" w:rsidR="00FE1012" w:rsidRPr="00F14E97" w:rsidRDefault="00FE1012" w:rsidP="00F14E97">
      <w:pPr>
        <w:pStyle w:val="Sinespaciado"/>
        <w:jc w:val="both"/>
        <w:rPr>
          <w:rFonts w:ascii="Century Gothic" w:hAnsi="Century Gothic"/>
        </w:rPr>
      </w:pPr>
      <w:r w:rsidRPr="00F14E97">
        <w:rPr>
          <w:rFonts w:ascii="Century Gothic" w:hAnsi="Century Gothic"/>
          <w:b/>
        </w:rPr>
        <w:t>Anexo 2.</w:t>
      </w:r>
      <w:r w:rsidRPr="00F14E97">
        <w:rPr>
          <w:rFonts w:ascii="Century Gothic" w:hAnsi="Century Gothic"/>
        </w:rPr>
        <w:t xml:space="preserve"> </w:t>
      </w:r>
      <w:r w:rsidR="008D3277" w:rsidRPr="00F14E97">
        <w:rPr>
          <w:rFonts w:ascii="Century Gothic" w:hAnsi="Century Gothic"/>
        </w:rPr>
        <w:t xml:space="preserve">C:\Users\Kery </w:t>
      </w:r>
      <w:proofErr w:type="spellStart"/>
      <w:r w:rsidR="008D3277" w:rsidRPr="00F14E97">
        <w:rPr>
          <w:rFonts w:ascii="Century Gothic" w:hAnsi="Century Gothic"/>
        </w:rPr>
        <w:t>Bohorquez</w:t>
      </w:r>
      <w:proofErr w:type="spellEnd"/>
      <w:r w:rsidR="008D3277" w:rsidRPr="00F14E97">
        <w:rPr>
          <w:rFonts w:ascii="Century Gothic" w:hAnsi="Century Gothic"/>
        </w:rPr>
        <w:t xml:space="preserve">\Dropbox\CIUDADES INTELIGENTES\3. Ejecución\Investigación\Planes de Gobierno </w:t>
      </w:r>
    </w:p>
    <w:p w14:paraId="5D0EDB95" w14:textId="77777777" w:rsidR="00FE1012" w:rsidRPr="00F14E97" w:rsidRDefault="00FE1012" w:rsidP="00F14E97">
      <w:pPr>
        <w:pStyle w:val="Sinespaciado"/>
        <w:jc w:val="both"/>
        <w:rPr>
          <w:rFonts w:ascii="Century Gothic" w:hAnsi="Century Gothic"/>
        </w:rPr>
      </w:pPr>
      <w:r w:rsidRPr="00F14E97">
        <w:rPr>
          <w:rFonts w:ascii="Century Gothic" w:hAnsi="Century Gothic"/>
          <w:b/>
        </w:rPr>
        <w:t>Anexo 3.</w:t>
      </w:r>
      <w:r w:rsidRPr="00F14E97">
        <w:rPr>
          <w:rFonts w:ascii="Century Gothic" w:hAnsi="Century Gothic"/>
        </w:rPr>
        <w:t xml:space="preserve"> </w:t>
      </w:r>
      <w:r w:rsidR="008D3277" w:rsidRPr="00F14E97">
        <w:rPr>
          <w:rFonts w:ascii="Century Gothic" w:hAnsi="Century Gothic"/>
        </w:rPr>
        <w:t xml:space="preserve">C:\Users\Kery </w:t>
      </w:r>
      <w:proofErr w:type="spellStart"/>
      <w:r w:rsidR="008D3277" w:rsidRPr="00F14E97">
        <w:rPr>
          <w:rFonts w:ascii="Century Gothic" w:hAnsi="Century Gothic"/>
        </w:rPr>
        <w:t>Bohorquez</w:t>
      </w:r>
      <w:proofErr w:type="spellEnd"/>
      <w:r w:rsidR="008D3277" w:rsidRPr="00F14E97">
        <w:rPr>
          <w:rFonts w:ascii="Century Gothic" w:hAnsi="Century Gothic"/>
        </w:rPr>
        <w:t>\Dropbox\CIUDADES INTELIGENTES\3. Ejecución\Investigación\Planes de Desarrollo</w:t>
      </w:r>
    </w:p>
    <w:p w14:paraId="1E0ABFAB" w14:textId="77777777" w:rsidR="00FE1012" w:rsidRPr="00F14E97" w:rsidRDefault="00FE1012" w:rsidP="00F14E97">
      <w:pPr>
        <w:pStyle w:val="Sinespaciado"/>
        <w:jc w:val="both"/>
        <w:rPr>
          <w:rFonts w:ascii="Century Gothic" w:hAnsi="Century Gothic" w:cs="Arial"/>
          <w:b/>
        </w:rPr>
      </w:pPr>
      <w:r w:rsidRPr="00F14E97">
        <w:rPr>
          <w:rFonts w:ascii="Century Gothic" w:hAnsi="Century Gothic"/>
          <w:b/>
        </w:rPr>
        <w:t>Anexo 4.</w:t>
      </w:r>
      <w:r w:rsidRPr="00F14E97">
        <w:rPr>
          <w:rFonts w:ascii="Century Gothic" w:hAnsi="Century Gothic"/>
        </w:rPr>
        <w:t xml:space="preserve"> </w:t>
      </w:r>
      <w:r w:rsidR="008D3277" w:rsidRPr="00F14E97">
        <w:rPr>
          <w:rFonts w:ascii="Century Gothic" w:hAnsi="Century Gothic"/>
        </w:rPr>
        <w:t xml:space="preserve">C:\Users\Kery </w:t>
      </w:r>
      <w:proofErr w:type="spellStart"/>
      <w:r w:rsidR="008D3277" w:rsidRPr="00F14E97">
        <w:rPr>
          <w:rFonts w:ascii="Century Gothic" w:hAnsi="Century Gothic"/>
        </w:rPr>
        <w:t>Bohorquez</w:t>
      </w:r>
      <w:proofErr w:type="spellEnd"/>
      <w:r w:rsidR="008D3277" w:rsidRPr="00F14E97">
        <w:rPr>
          <w:rFonts w:ascii="Century Gothic" w:hAnsi="Century Gothic"/>
        </w:rPr>
        <w:t>\Dropbox\CIUDADES INTELIGENTES\3. Ejecución\Investigación\Planes de Desarrollo</w:t>
      </w:r>
    </w:p>
    <w:p w14:paraId="1D67C31D" w14:textId="77777777" w:rsidR="00171851" w:rsidRPr="00F14E97" w:rsidRDefault="00171851" w:rsidP="00F14E97">
      <w:pPr>
        <w:jc w:val="both"/>
        <w:rPr>
          <w:rFonts w:ascii="Century Gothic" w:hAnsi="Century Gothic" w:cs="Arial"/>
          <w:b/>
        </w:rPr>
      </w:pPr>
    </w:p>
    <w:p w14:paraId="30B4E7A8" w14:textId="77777777" w:rsidR="00AE0CD2" w:rsidRPr="00F14E97" w:rsidRDefault="00AE0CD2" w:rsidP="00F14E97">
      <w:pPr>
        <w:jc w:val="both"/>
        <w:rPr>
          <w:rFonts w:ascii="Century Gothic" w:hAnsi="Century Gothic" w:cs="Arial"/>
        </w:rPr>
      </w:pPr>
    </w:p>
    <w:sectPr w:rsidR="00AE0CD2" w:rsidRPr="00F14E97" w:rsidSect="00F14E97">
      <w:headerReference w:type="default" r:id="rId94"/>
      <w:footerReference w:type="default" r:id="rId95"/>
      <w:pgSz w:w="12240" w:h="15840"/>
      <w:pgMar w:top="1417" w:right="1701" w:bottom="1417" w:left="1701" w:header="708" w:footer="708" w:gutter="0"/>
      <w:pgNumType w:start="1" w:chapStyle="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5" w:author="Harry Alfredo Wong Molina" w:date="2016-07-21T16:03:00Z" w:initials="HAWM">
    <w:p w14:paraId="67EACA32" w14:textId="50A9CC36" w:rsidR="00B44AF9" w:rsidRDefault="00B44AF9">
      <w:pPr>
        <w:pStyle w:val="Textocomentario"/>
      </w:pPr>
      <w:r>
        <w:rPr>
          <w:rStyle w:val="Refdecomentario"/>
        </w:rPr>
        <w:annotationRef/>
      </w:r>
      <w:r>
        <w:t>En este tema hice algunos cambios.</w:t>
      </w:r>
      <w:bookmarkStart w:id="66" w:name="_GoBack"/>
      <w:bookmarkEnd w:id="66"/>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EACA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65E8C8" w14:textId="77777777" w:rsidR="001E6349" w:rsidRDefault="001E6349" w:rsidP="0036137D">
      <w:pPr>
        <w:spacing w:after="0" w:line="240" w:lineRule="auto"/>
      </w:pPr>
      <w:r>
        <w:separator/>
      </w:r>
    </w:p>
  </w:endnote>
  <w:endnote w:type="continuationSeparator" w:id="0">
    <w:p w14:paraId="5FA7ED8D" w14:textId="77777777" w:rsidR="001E6349" w:rsidRDefault="001E6349" w:rsidP="00361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0046021"/>
      <w:docPartObj>
        <w:docPartGallery w:val="Page Numbers (Bottom of Page)"/>
        <w:docPartUnique/>
      </w:docPartObj>
    </w:sdtPr>
    <w:sdtContent>
      <w:p w14:paraId="415A9AAB" w14:textId="77777777" w:rsidR="0084138D" w:rsidRDefault="0084138D">
        <w:pPr>
          <w:pStyle w:val="Piedepgina"/>
        </w:pPr>
        <w:r>
          <w:fldChar w:fldCharType="begin"/>
        </w:r>
        <w:r>
          <w:instrText>PAGE   \* MERGEFORMAT</w:instrText>
        </w:r>
        <w:r>
          <w:fldChar w:fldCharType="separate"/>
        </w:r>
        <w:r w:rsidR="00B44AF9" w:rsidRPr="00B44AF9">
          <w:rPr>
            <w:noProof/>
            <w:lang w:val="es-ES"/>
          </w:rPr>
          <w:t>21</w:t>
        </w:r>
        <w:r>
          <w:fldChar w:fldCharType="end"/>
        </w:r>
      </w:p>
    </w:sdtContent>
  </w:sdt>
  <w:p w14:paraId="4BEC75A0" w14:textId="77777777" w:rsidR="0084138D" w:rsidRDefault="0084138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171733" w14:textId="77777777" w:rsidR="001E6349" w:rsidRDefault="001E6349" w:rsidP="0036137D">
      <w:pPr>
        <w:spacing w:after="0" w:line="240" w:lineRule="auto"/>
      </w:pPr>
      <w:r>
        <w:separator/>
      </w:r>
    </w:p>
  </w:footnote>
  <w:footnote w:type="continuationSeparator" w:id="0">
    <w:p w14:paraId="5D7F9249" w14:textId="77777777" w:rsidR="001E6349" w:rsidRDefault="001E6349" w:rsidP="003613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26679" w14:textId="77777777" w:rsidR="0084138D" w:rsidRDefault="0084138D" w:rsidP="0080528F">
    <w:pPr>
      <w:pStyle w:val="Encabezado"/>
      <w:jc w:val="center"/>
    </w:pPr>
    <w:r>
      <w:rPr>
        <w:noProof/>
        <w:lang w:eastAsia="es-CO"/>
      </w:rPr>
      <w:drawing>
        <wp:inline distT="0" distB="0" distL="0" distR="0" wp14:anchorId="3359F190" wp14:editId="1C94F323">
          <wp:extent cx="1798958" cy="381663"/>
          <wp:effectExtent l="0" t="0" r="0" b="0"/>
          <wp:docPr id="32" name="Imagen 32" descr="cid:image003.png@01D0F062.0491CE30"/>
          <wp:cNvGraphicFramePr/>
          <a:graphic xmlns:a="http://schemas.openxmlformats.org/drawingml/2006/main">
            <a:graphicData uri="http://schemas.openxmlformats.org/drawingml/2006/picture">
              <pic:pic xmlns:pic="http://schemas.openxmlformats.org/drawingml/2006/picture">
                <pic:nvPicPr>
                  <pic:cNvPr id="1" name="Imagen 1" descr="cid:image003.png@01D0F062.0491CE30"/>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9306" cy="417804"/>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2981E" w14:textId="77777777" w:rsidR="0084138D" w:rsidRDefault="0084138D" w:rsidP="0080528F">
    <w:pPr>
      <w:pStyle w:val="Encabezado"/>
      <w:jc w:val="center"/>
    </w:pPr>
    <w:r>
      <w:rPr>
        <w:noProof/>
        <w:lang w:eastAsia="es-CO"/>
      </w:rPr>
      <w:drawing>
        <wp:inline distT="0" distB="0" distL="0" distR="0" wp14:anchorId="194046AE" wp14:editId="51E44731">
          <wp:extent cx="1798958" cy="381663"/>
          <wp:effectExtent l="0" t="0" r="0" b="0"/>
          <wp:docPr id="19" name="Imagen 19" descr="cid:image003.png@01D0F062.0491CE30"/>
          <wp:cNvGraphicFramePr/>
          <a:graphic xmlns:a="http://schemas.openxmlformats.org/drawingml/2006/main">
            <a:graphicData uri="http://schemas.openxmlformats.org/drawingml/2006/picture">
              <pic:pic xmlns:pic="http://schemas.openxmlformats.org/drawingml/2006/picture">
                <pic:nvPicPr>
                  <pic:cNvPr id="1" name="Imagen 1" descr="cid:image003.png@01D0F062.0491CE30"/>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9306" cy="41780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C07A8"/>
    <w:multiLevelType w:val="hybridMultilevel"/>
    <w:tmpl w:val="83EEBD8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D12CC5"/>
    <w:multiLevelType w:val="hybridMultilevel"/>
    <w:tmpl w:val="9348AE7C"/>
    <w:lvl w:ilvl="0" w:tplc="52BC6FC4">
      <w:start w:val="1"/>
      <w:numFmt w:val="bullet"/>
      <w:lvlText w:val="-"/>
      <w:lvlJc w:val="left"/>
      <w:pPr>
        <w:tabs>
          <w:tab w:val="num" w:pos="720"/>
        </w:tabs>
        <w:ind w:left="720" w:hanging="360"/>
      </w:pPr>
      <w:rPr>
        <w:rFonts w:ascii="Times New Roman" w:hAnsi="Times New Roman" w:cs="Times New Roman" w:hint="default"/>
      </w:rPr>
    </w:lvl>
    <w:lvl w:ilvl="1" w:tplc="40C67792">
      <w:start w:val="1"/>
      <w:numFmt w:val="bullet"/>
      <w:lvlText w:val="-"/>
      <w:lvlJc w:val="left"/>
      <w:pPr>
        <w:tabs>
          <w:tab w:val="num" w:pos="1440"/>
        </w:tabs>
        <w:ind w:left="1440" w:hanging="360"/>
      </w:pPr>
      <w:rPr>
        <w:rFonts w:ascii="Times New Roman" w:hAnsi="Times New Roman" w:cs="Times New Roman" w:hint="default"/>
      </w:rPr>
    </w:lvl>
    <w:lvl w:ilvl="2" w:tplc="969E9356">
      <w:start w:val="1"/>
      <w:numFmt w:val="bullet"/>
      <w:lvlText w:val="-"/>
      <w:lvlJc w:val="left"/>
      <w:pPr>
        <w:tabs>
          <w:tab w:val="num" w:pos="2160"/>
        </w:tabs>
        <w:ind w:left="2160" w:hanging="360"/>
      </w:pPr>
      <w:rPr>
        <w:rFonts w:ascii="Times New Roman" w:hAnsi="Times New Roman" w:cs="Times New Roman" w:hint="default"/>
      </w:rPr>
    </w:lvl>
    <w:lvl w:ilvl="3" w:tplc="E198314E">
      <w:start w:val="1"/>
      <w:numFmt w:val="bullet"/>
      <w:lvlText w:val="-"/>
      <w:lvlJc w:val="left"/>
      <w:pPr>
        <w:tabs>
          <w:tab w:val="num" w:pos="2880"/>
        </w:tabs>
        <w:ind w:left="2880" w:hanging="360"/>
      </w:pPr>
      <w:rPr>
        <w:rFonts w:ascii="Times New Roman" w:hAnsi="Times New Roman" w:cs="Times New Roman" w:hint="default"/>
      </w:rPr>
    </w:lvl>
    <w:lvl w:ilvl="4" w:tplc="E31C5C78">
      <w:start w:val="1"/>
      <w:numFmt w:val="bullet"/>
      <w:lvlText w:val="-"/>
      <w:lvlJc w:val="left"/>
      <w:pPr>
        <w:tabs>
          <w:tab w:val="num" w:pos="3600"/>
        </w:tabs>
        <w:ind w:left="3600" w:hanging="360"/>
      </w:pPr>
      <w:rPr>
        <w:rFonts w:ascii="Times New Roman" w:hAnsi="Times New Roman" w:cs="Times New Roman" w:hint="default"/>
      </w:rPr>
    </w:lvl>
    <w:lvl w:ilvl="5" w:tplc="FF5AC64E">
      <w:start w:val="1"/>
      <w:numFmt w:val="bullet"/>
      <w:lvlText w:val="-"/>
      <w:lvlJc w:val="left"/>
      <w:pPr>
        <w:tabs>
          <w:tab w:val="num" w:pos="4320"/>
        </w:tabs>
        <w:ind w:left="4320" w:hanging="360"/>
      </w:pPr>
      <w:rPr>
        <w:rFonts w:ascii="Times New Roman" w:hAnsi="Times New Roman" w:cs="Times New Roman" w:hint="default"/>
      </w:rPr>
    </w:lvl>
    <w:lvl w:ilvl="6" w:tplc="2BEE8FCC">
      <w:start w:val="1"/>
      <w:numFmt w:val="bullet"/>
      <w:lvlText w:val="-"/>
      <w:lvlJc w:val="left"/>
      <w:pPr>
        <w:tabs>
          <w:tab w:val="num" w:pos="5040"/>
        </w:tabs>
        <w:ind w:left="5040" w:hanging="360"/>
      </w:pPr>
      <w:rPr>
        <w:rFonts w:ascii="Times New Roman" w:hAnsi="Times New Roman" w:cs="Times New Roman" w:hint="default"/>
      </w:rPr>
    </w:lvl>
    <w:lvl w:ilvl="7" w:tplc="20F00D0E">
      <w:start w:val="1"/>
      <w:numFmt w:val="bullet"/>
      <w:lvlText w:val="-"/>
      <w:lvlJc w:val="left"/>
      <w:pPr>
        <w:tabs>
          <w:tab w:val="num" w:pos="5760"/>
        </w:tabs>
        <w:ind w:left="5760" w:hanging="360"/>
      </w:pPr>
      <w:rPr>
        <w:rFonts w:ascii="Times New Roman" w:hAnsi="Times New Roman" w:cs="Times New Roman" w:hint="default"/>
      </w:rPr>
    </w:lvl>
    <w:lvl w:ilvl="8" w:tplc="1ADCC5EA">
      <w:start w:val="1"/>
      <w:numFmt w:val="bullet"/>
      <w:lvlText w:val="-"/>
      <w:lvlJc w:val="left"/>
      <w:pPr>
        <w:tabs>
          <w:tab w:val="num" w:pos="6480"/>
        </w:tabs>
        <w:ind w:left="6480" w:hanging="360"/>
      </w:pPr>
      <w:rPr>
        <w:rFonts w:ascii="Times New Roman" w:hAnsi="Times New Roman" w:cs="Times New Roman" w:hint="default"/>
      </w:rPr>
    </w:lvl>
  </w:abstractNum>
  <w:abstractNum w:abstractNumId="2" w15:restartNumberingAfterBreak="0">
    <w:nsid w:val="0731156A"/>
    <w:multiLevelType w:val="hybridMultilevel"/>
    <w:tmpl w:val="931AF3A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4239DA"/>
    <w:multiLevelType w:val="multilevel"/>
    <w:tmpl w:val="2F5C406A"/>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7C7004"/>
    <w:multiLevelType w:val="hybridMultilevel"/>
    <w:tmpl w:val="2482E4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7D384C"/>
    <w:multiLevelType w:val="hybridMultilevel"/>
    <w:tmpl w:val="EC562F8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FD5706"/>
    <w:multiLevelType w:val="hybridMultilevel"/>
    <w:tmpl w:val="A6521418"/>
    <w:lvl w:ilvl="0" w:tplc="B91E5440">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46F770A"/>
    <w:multiLevelType w:val="hybridMultilevel"/>
    <w:tmpl w:val="F4CAB25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FFB79C1"/>
    <w:multiLevelType w:val="multilevel"/>
    <w:tmpl w:val="4DF4FDC0"/>
    <w:lvl w:ilvl="0">
      <w:start w:val="4"/>
      <w:numFmt w:val="decimal"/>
      <w:lvlText w:val="%1"/>
      <w:lvlJc w:val="left"/>
      <w:pPr>
        <w:ind w:left="600" w:hanging="600"/>
      </w:pPr>
      <w:rPr>
        <w:rFonts w:hint="default"/>
        <w:b w:val="0"/>
      </w:rPr>
    </w:lvl>
    <w:lvl w:ilvl="1">
      <w:start w:val="1"/>
      <w:numFmt w:val="decimal"/>
      <w:lvlText w:val="%1.%2"/>
      <w:lvlJc w:val="left"/>
      <w:pPr>
        <w:ind w:left="600" w:hanging="600"/>
      </w:pPr>
      <w:rPr>
        <w:rFonts w:hint="default"/>
        <w:b w:val="0"/>
      </w:rPr>
    </w:lvl>
    <w:lvl w:ilvl="2">
      <w:start w:val="1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15:restartNumberingAfterBreak="0">
    <w:nsid w:val="30340346"/>
    <w:multiLevelType w:val="hybridMultilevel"/>
    <w:tmpl w:val="A6441B1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030283F"/>
    <w:multiLevelType w:val="hybridMultilevel"/>
    <w:tmpl w:val="73DAFD2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5673461"/>
    <w:multiLevelType w:val="hybridMultilevel"/>
    <w:tmpl w:val="3D2888D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DCD649F"/>
    <w:multiLevelType w:val="hybridMultilevel"/>
    <w:tmpl w:val="FE98A16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F8E3045"/>
    <w:multiLevelType w:val="multilevel"/>
    <w:tmpl w:val="0860CA94"/>
    <w:lvl w:ilvl="0">
      <w:start w:val="1"/>
      <w:numFmt w:val="decimal"/>
      <w:lvlText w:val="%1."/>
      <w:lvlJc w:val="left"/>
      <w:pPr>
        <w:ind w:left="360" w:hanging="360"/>
      </w:pPr>
      <w:rPr>
        <w:b/>
        <w:color w:val="auto"/>
      </w:rPr>
    </w:lvl>
    <w:lvl w:ilvl="1">
      <w:start w:val="1"/>
      <w:numFmt w:val="decimal"/>
      <w:lvlText w:val="%1.%2."/>
      <w:lvlJc w:val="left"/>
      <w:pPr>
        <w:ind w:left="999" w:hanging="432"/>
      </w:pPr>
      <w:rPr>
        <w:b/>
        <w:color w:val="auto"/>
        <w:sz w:val="22"/>
        <w:szCs w:val="24"/>
      </w:rPr>
    </w:lvl>
    <w:lvl w:ilvl="2">
      <w:start w:val="1"/>
      <w:numFmt w:val="decimal"/>
      <w:lvlText w:val="%1.%2.%3."/>
      <w:lvlJc w:val="left"/>
      <w:pPr>
        <w:ind w:left="1224" w:hanging="504"/>
      </w:pPr>
      <w:rPr>
        <w:rFonts w:ascii="Century Gothic" w:hAnsi="Century Gothic" w:hint="default"/>
        <w:b/>
        <w:sz w:val="22"/>
        <w:szCs w:val="22"/>
      </w:rPr>
    </w:lvl>
    <w:lvl w:ilvl="3">
      <w:start w:val="1"/>
      <w:numFmt w:val="decimal"/>
      <w:lvlText w:val="%1.%2.%3.%4."/>
      <w:lvlJc w:val="left"/>
      <w:pPr>
        <w:ind w:left="1728" w:hanging="648"/>
      </w:pPr>
      <w:rPr>
        <w:sz w:val="18"/>
      </w:rPr>
    </w:lvl>
    <w:lvl w:ilvl="4">
      <w:start w:val="1"/>
      <w:numFmt w:val="decimal"/>
      <w:lvlText w:val="%1.%2.%3.%4.%5."/>
      <w:lvlJc w:val="left"/>
      <w:pPr>
        <w:ind w:left="2232" w:hanging="792"/>
      </w:pPr>
      <w:rPr>
        <w:sz w:val="16"/>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3757496"/>
    <w:multiLevelType w:val="multilevel"/>
    <w:tmpl w:val="FC5CFAFA"/>
    <w:lvl w:ilvl="0">
      <w:start w:val="4"/>
      <w:numFmt w:val="decimal"/>
      <w:lvlText w:val="%1."/>
      <w:lvlJc w:val="left"/>
      <w:pPr>
        <w:ind w:left="360" w:hanging="360"/>
      </w:pPr>
      <w:rPr>
        <w:rFonts w:hint="default"/>
        <w:b/>
        <w:color w:val="auto"/>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15" w15:restartNumberingAfterBreak="0">
    <w:nsid w:val="57383986"/>
    <w:multiLevelType w:val="hybridMultilevel"/>
    <w:tmpl w:val="BBD0C97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60A84678"/>
    <w:multiLevelType w:val="hybridMultilevel"/>
    <w:tmpl w:val="7A2434A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3DD6415"/>
    <w:multiLevelType w:val="hybridMultilevel"/>
    <w:tmpl w:val="8FD2E830"/>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8" w15:restartNumberingAfterBreak="0">
    <w:nsid w:val="6A1C14F0"/>
    <w:multiLevelType w:val="hybridMultilevel"/>
    <w:tmpl w:val="D9A2BC1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2C6751E"/>
    <w:multiLevelType w:val="hybridMultilevel"/>
    <w:tmpl w:val="DB40CE7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750E6E72"/>
    <w:multiLevelType w:val="hybridMultilevel"/>
    <w:tmpl w:val="B9D0FD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5936562"/>
    <w:multiLevelType w:val="hybridMultilevel"/>
    <w:tmpl w:val="75EEC4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17"/>
  </w:num>
  <w:num w:numId="4">
    <w:abstractNumId w:val="6"/>
  </w:num>
  <w:num w:numId="5">
    <w:abstractNumId w:val="1"/>
  </w:num>
  <w:num w:numId="6">
    <w:abstractNumId w:val="13"/>
  </w:num>
  <w:num w:numId="7">
    <w:abstractNumId w:val="11"/>
  </w:num>
  <w:num w:numId="8">
    <w:abstractNumId w:val="19"/>
  </w:num>
  <w:num w:numId="9">
    <w:abstractNumId w:val="20"/>
  </w:num>
  <w:num w:numId="10">
    <w:abstractNumId w:val="8"/>
  </w:num>
  <w:num w:numId="11">
    <w:abstractNumId w:val="14"/>
  </w:num>
  <w:num w:numId="12">
    <w:abstractNumId w:val="3"/>
  </w:num>
  <w:num w:numId="13">
    <w:abstractNumId w:val="0"/>
  </w:num>
  <w:num w:numId="14">
    <w:abstractNumId w:val="15"/>
  </w:num>
  <w:num w:numId="15">
    <w:abstractNumId w:val="16"/>
  </w:num>
  <w:num w:numId="16">
    <w:abstractNumId w:val="5"/>
  </w:num>
  <w:num w:numId="17">
    <w:abstractNumId w:val="10"/>
  </w:num>
  <w:num w:numId="18">
    <w:abstractNumId w:val="2"/>
  </w:num>
  <w:num w:numId="19">
    <w:abstractNumId w:val="12"/>
  </w:num>
  <w:num w:numId="20">
    <w:abstractNumId w:val="7"/>
  </w:num>
  <w:num w:numId="21">
    <w:abstractNumId w:val="18"/>
  </w:num>
  <w:num w:numId="22">
    <w:abstractNumId w:val="9"/>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rry Alfredo Wong Molina">
    <w15:presenceInfo w15:providerId="None" w15:userId="Harry Alfredo Wong Mol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37D"/>
    <w:rsid w:val="0000571C"/>
    <w:rsid w:val="0000770B"/>
    <w:rsid w:val="00007C7D"/>
    <w:rsid w:val="00060142"/>
    <w:rsid w:val="00060FBB"/>
    <w:rsid w:val="00073096"/>
    <w:rsid w:val="00074D54"/>
    <w:rsid w:val="000813A5"/>
    <w:rsid w:val="00083B4B"/>
    <w:rsid w:val="00084E8E"/>
    <w:rsid w:val="000924B0"/>
    <w:rsid w:val="00097C70"/>
    <w:rsid w:val="000A1DD9"/>
    <w:rsid w:val="000A69C5"/>
    <w:rsid w:val="000B5944"/>
    <w:rsid w:val="000B5FF9"/>
    <w:rsid w:val="000B663C"/>
    <w:rsid w:val="000B7A08"/>
    <w:rsid w:val="000C4B38"/>
    <w:rsid w:val="000D003F"/>
    <w:rsid w:val="000E0309"/>
    <w:rsid w:val="000E0572"/>
    <w:rsid w:val="000E2D5C"/>
    <w:rsid w:val="000E6161"/>
    <w:rsid w:val="000F0F42"/>
    <w:rsid w:val="000F186E"/>
    <w:rsid w:val="000F2787"/>
    <w:rsid w:val="000F4F87"/>
    <w:rsid w:val="000F7CF0"/>
    <w:rsid w:val="00100317"/>
    <w:rsid w:val="00104AC2"/>
    <w:rsid w:val="00107575"/>
    <w:rsid w:val="001172EB"/>
    <w:rsid w:val="001278A9"/>
    <w:rsid w:val="00131488"/>
    <w:rsid w:val="00131CBA"/>
    <w:rsid w:val="0013355E"/>
    <w:rsid w:val="00141CCB"/>
    <w:rsid w:val="00143813"/>
    <w:rsid w:val="001466EF"/>
    <w:rsid w:val="001505CD"/>
    <w:rsid w:val="001547C7"/>
    <w:rsid w:val="001665CB"/>
    <w:rsid w:val="00171851"/>
    <w:rsid w:val="00174B87"/>
    <w:rsid w:val="001806EB"/>
    <w:rsid w:val="00183CC4"/>
    <w:rsid w:val="00184AF4"/>
    <w:rsid w:val="001869B2"/>
    <w:rsid w:val="0019286C"/>
    <w:rsid w:val="0019373B"/>
    <w:rsid w:val="001A041F"/>
    <w:rsid w:val="001A47F6"/>
    <w:rsid w:val="001B2C47"/>
    <w:rsid w:val="001B4B40"/>
    <w:rsid w:val="001B588E"/>
    <w:rsid w:val="001C664A"/>
    <w:rsid w:val="001D4AAD"/>
    <w:rsid w:val="001E0790"/>
    <w:rsid w:val="001E6349"/>
    <w:rsid w:val="001F1D23"/>
    <w:rsid w:val="002048F6"/>
    <w:rsid w:val="002054CA"/>
    <w:rsid w:val="00206424"/>
    <w:rsid w:val="0020696C"/>
    <w:rsid w:val="00212E1E"/>
    <w:rsid w:val="00213B13"/>
    <w:rsid w:val="002156A2"/>
    <w:rsid w:val="0022172A"/>
    <w:rsid w:val="002273E3"/>
    <w:rsid w:val="002432A1"/>
    <w:rsid w:val="0024594F"/>
    <w:rsid w:val="0026441B"/>
    <w:rsid w:val="00265F20"/>
    <w:rsid w:val="00266100"/>
    <w:rsid w:val="002700E8"/>
    <w:rsid w:val="0027272B"/>
    <w:rsid w:val="002812D5"/>
    <w:rsid w:val="00287E56"/>
    <w:rsid w:val="002A6B3A"/>
    <w:rsid w:val="002C2E3F"/>
    <w:rsid w:val="002C7030"/>
    <w:rsid w:val="002D6150"/>
    <w:rsid w:val="002E2E58"/>
    <w:rsid w:val="002E6D74"/>
    <w:rsid w:val="002F1CF7"/>
    <w:rsid w:val="00325682"/>
    <w:rsid w:val="00326564"/>
    <w:rsid w:val="0034695F"/>
    <w:rsid w:val="00347496"/>
    <w:rsid w:val="00351891"/>
    <w:rsid w:val="00353F3E"/>
    <w:rsid w:val="00355796"/>
    <w:rsid w:val="0036137D"/>
    <w:rsid w:val="00361DCB"/>
    <w:rsid w:val="00367A5E"/>
    <w:rsid w:val="003807B6"/>
    <w:rsid w:val="003937A6"/>
    <w:rsid w:val="003A03D3"/>
    <w:rsid w:val="003A3536"/>
    <w:rsid w:val="003A7E1C"/>
    <w:rsid w:val="003B2D94"/>
    <w:rsid w:val="003C0C29"/>
    <w:rsid w:val="003C25DE"/>
    <w:rsid w:val="003C751C"/>
    <w:rsid w:val="003E02BE"/>
    <w:rsid w:val="003F3409"/>
    <w:rsid w:val="003F5011"/>
    <w:rsid w:val="00400690"/>
    <w:rsid w:val="00407949"/>
    <w:rsid w:val="004105D8"/>
    <w:rsid w:val="00425525"/>
    <w:rsid w:val="004308D8"/>
    <w:rsid w:val="00441CD5"/>
    <w:rsid w:val="00463E1B"/>
    <w:rsid w:val="004669C2"/>
    <w:rsid w:val="0047392F"/>
    <w:rsid w:val="00486A2C"/>
    <w:rsid w:val="004873ED"/>
    <w:rsid w:val="004A6222"/>
    <w:rsid w:val="004A7383"/>
    <w:rsid w:val="004A7CD4"/>
    <w:rsid w:val="004B20A3"/>
    <w:rsid w:val="004B7DE6"/>
    <w:rsid w:val="004C2ACF"/>
    <w:rsid w:val="004C3FF9"/>
    <w:rsid w:val="0050136B"/>
    <w:rsid w:val="00501CD7"/>
    <w:rsid w:val="00503074"/>
    <w:rsid w:val="005033B0"/>
    <w:rsid w:val="0051187F"/>
    <w:rsid w:val="00515F8C"/>
    <w:rsid w:val="00523770"/>
    <w:rsid w:val="00524F1D"/>
    <w:rsid w:val="00527080"/>
    <w:rsid w:val="00530577"/>
    <w:rsid w:val="005401D3"/>
    <w:rsid w:val="0054079A"/>
    <w:rsid w:val="00555671"/>
    <w:rsid w:val="005562C0"/>
    <w:rsid w:val="00571EF4"/>
    <w:rsid w:val="00583E7E"/>
    <w:rsid w:val="00585B66"/>
    <w:rsid w:val="00586DD0"/>
    <w:rsid w:val="00594EB8"/>
    <w:rsid w:val="005A1A46"/>
    <w:rsid w:val="005A35D2"/>
    <w:rsid w:val="005B08D2"/>
    <w:rsid w:val="005C1D47"/>
    <w:rsid w:val="005C3794"/>
    <w:rsid w:val="005C6677"/>
    <w:rsid w:val="005C76D9"/>
    <w:rsid w:val="005D16E0"/>
    <w:rsid w:val="005E64F3"/>
    <w:rsid w:val="006062B7"/>
    <w:rsid w:val="00630E59"/>
    <w:rsid w:val="0063161A"/>
    <w:rsid w:val="00643271"/>
    <w:rsid w:val="006454D3"/>
    <w:rsid w:val="00651C2D"/>
    <w:rsid w:val="00652D83"/>
    <w:rsid w:val="00655532"/>
    <w:rsid w:val="00670764"/>
    <w:rsid w:val="00677886"/>
    <w:rsid w:val="006949A4"/>
    <w:rsid w:val="006A209E"/>
    <w:rsid w:val="006A507E"/>
    <w:rsid w:val="006B0721"/>
    <w:rsid w:val="006B315D"/>
    <w:rsid w:val="006C4282"/>
    <w:rsid w:val="006C53B4"/>
    <w:rsid w:val="007100BF"/>
    <w:rsid w:val="00715C67"/>
    <w:rsid w:val="007179F3"/>
    <w:rsid w:val="007250C6"/>
    <w:rsid w:val="00727C41"/>
    <w:rsid w:val="00734B88"/>
    <w:rsid w:val="0074218A"/>
    <w:rsid w:val="00743FAF"/>
    <w:rsid w:val="00747111"/>
    <w:rsid w:val="007471A2"/>
    <w:rsid w:val="007506C6"/>
    <w:rsid w:val="00753509"/>
    <w:rsid w:val="00772D0F"/>
    <w:rsid w:val="0078128E"/>
    <w:rsid w:val="007963DF"/>
    <w:rsid w:val="00797612"/>
    <w:rsid w:val="00797F3E"/>
    <w:rsid w:val="007A5A88"/>
    <w:rsid w:val="007B2780"/>
    <w:rsid w:val="007C4852"/>
    <w:rsid w:val="007C7316"/>
    <w:rsid w:val="007D5596"/>
    <w:rsid w:val="007D60CC"/>
    <w:rsid w:val="007E26AF"/>
    <w:rsid w:val="007E5A37"/>
    <w:rsid w:val="007F3131"/>
    <w:rsid w:val="007F4F34"/>
    <w:rsid w:val="0080528F"/>
    <w:rsid w:val="00812D70"/>
    <w:rsid w:val="00820342"/>
    <w:rsid w:val="00822D48"/>
    <w:rsid w:val="0084138D"/>
    <w:rsid w:val="008502D6"/>
    <w:rsid w:val="008576C0"/>
    <w:rsid w:val="00867557"/>
    <w:rsid w:val="00867998"/>
    <w:rsid w:val="00881CE8"/>
    <w:rsid w:val="008B5D12"/>
    <w:rsid w:val="008C7EA2"/>
    <w:rsid w:val="008D3277"/>
    <w:rsid w:val="008D3BD4"/>
    <w:rsid w:val="008D71CD"/>
    <w:rsid w:val="008D79B5"/>
    <w:rsid w:val="008E126D"/>
    <w:rsid w:val="008E19E0"/>
    <w:rsid w:val="008E75CA"/>
    <w:rsid w:val="008F219A"/>
    <w:rsid w:val="008F4D91"/>
    <w:rsid w:val="008F58D9"/>
    <w:rsid w:val="009005AC"/>
    <w:rsid w:val="00905B37"/>
    <w:rsid w:val="00911A62"/>
    <w:rsid w:val="009145DA"/>
    <w:rsid w:val="00920CDE"/>
    <w:rsid w:val="00930DA1"/>
    <w:rsid w:val="009345EF"/>
    <w:rsid w:val="0093611C"/>
    <w:rsid w:val="0093672B"/>
    <w:rsid w:val="0094483B"/>
    <w:rsid w:val="00963427"/>
    <w:rsid w:val="00966742"/>
    <w:rsid w:val="00982A62"/>
    <w:rsid w:val="00984C61"/>
    <w:rsid w:val="009876A3"/>
    <w:rsid w:val="009876F0"/>
    <w:rsid w:val="00992D54"/>
    <w:rsid w:val="009A6407"/>
    <w:rsid w:val="009C020F"/>
    <w:rsid w:val="009C3631"/>
    <w:rsid w:val="009D505C"/>
    <w:rsid w:val="009F15F6"/>
    <w:rsid w:val="009F3BD9"/>
    <w:rsid w:val="00A00502"/>
    <w:rsid w:val="00A03F8F"/>
    <w:rsid w:val="00A32F73"/>
    <w:rsid w:val="00A41547"/>
    <w:rsid w:val="00A42508"/>
    <w:rsid w:val="00A44D3A"/>
    <w:rsid w:val="00A636F8"/>
    <w:rsid w:val="00A6624C"/>
    <w:rsid w:val="00A67760"/>
    <w:rsid w:val="00A72F89"/>
    <w:rsid w:val="00A77C6C"/>
    <w:rsid w:val="00A83B9B"/>
    <w:rsid w:val="00A92F04"/>
    <w:rsid w:val="00AB64C2"/>
    <w:rsid w:val="00AC30A7"/>
    <w:rsid w:val="00AD3462"/>
    <w:rsid w:val="00AE0CD2"/>
    <w:rsid w:val="00AF00FF"/>
    <w:rsid w:val="00AF4646"/>
    <w:rsid w:val="00B01F07"/>
    <w:rsid w:val="00B05037"/>
    <w:rsid w:val="00B062D5"/>
    <w:rsid w:val="00B15870"/>
    <w:rsid w:val="00B20849"/>
    <w:rsid w:val="00B27C14"/>
    <w:rsid w:val="00B344B2"/>
    <w:rsid w:val="00B34919"/>
    <w:rsid w:val="00B3754A"/>
    <w:rsid w:val="00B44AF9"/>
    <w:rsid w:val="00B47C5C"/>
    <w:rsid w:val="00B5207D"/>
    <w:rsid w:val="00B62313"/>
    <w:rsid w:val="00B66ADB"/>
    <w:rsid w:val="00B90E5E"/>
    <w:rsid w:val="00B90EE9"/>
    <w:rsid w:val="00B97824"/>
    <w:rsid w:val="00BA0B91"/>
    <w:rsid w:val="00BB4E00"/>
    <w:rsid w:val="00BB53ED"/>
    <w:rsid w:val="00BB5ADC"/>
    <w:rsid w:val="00BB6A4C"/>
    <w:rsid w:val="00BB6D44"/>
    <w:rsid w:val="00BC0207"/>
    <w:rsid w:val="00BD1F3A"/>
    <w:rsid w:val="00BD4DF3"/>
    <w:rsid w:val="00BE01CE"/>
    <w:rsid w:val="00BE34BB"/>
    <w:rsid w:val="00BE3D60"/>
    <w:rsid w:val="00BE5BED"/>
    <w:rsid w:val="00BF42DF"/>
    <w:rsid w:val="00BF5D0E"/>
    <w:rsid w:val="00C026B4"/>
    <w:rsid w:val="00C067FC"/>
    <w:rsid w:val="00C13553"/>
    <w:rsid w:val="00C24D15"/>
    <w:rsid w:val="00C270C1"/>
    <w:rsid w:val="00C5429F"/>
    <w:rsid w:val="00C552E1"/>
    <w:rsid w:val="00C558B6"/>
    <w:rsid w:val="00C755DB"/>
    <w:rsid w:val="00C76F23"/>
    <w:rsid w:val="00C77381"/>
    <w:rsid w:val="00C873C7"/>
    <w:rsid w:val="00CA75DE"/>
    <w:rsid w:val="00CB0AD7"/>
    <w:rsid w:val="00CB7164"/>
    <w:rsid w:val="00CC5C89"/>
    <w:rsid w:val="00CD23E1"/>
    <w:rsid w:val="00CE6634"/>
    <w:rsid w:val="00D0091D"/>
    <w:rsid w:val="00D14263"/>
    <w:rsid w:val="00D17229"/>
    <w:rsid w:val="00D421CF"/>
    <w:rsid w:val="00D448C1"/>
    <w:rsid w:val="00D5082F"/>
    <w:rsid w:val="00D52A94"/>
    <w:rsid w:val="00D61CC8"/>
    <w:rsid w:val="00D63DE6"/>
    <w:rsid w:val="00D64C02"/>
    <w:rsid w:val="00D7229D"/>
    <w:rsid w:val="00D7420B"/>
    <w:rsid w:val="00DA085C"/>
    <w:rsid w:val="00DB3402"/>
    <w:rsid w:val="00DC28DE"/>
    <w:rsid w:val="00DC5983"/>
    <w:rsid w:val="00DD0CB8"/>
    <w:rsid w:val="00DE2C46"/>
    <w:rsid w:val="00DE4470"/>
    <w:rsid w:val="00DE7587"/>
    <w:rsid w:val="00DF34D5"/>
    <w:rsid w:val="00DF5DA1"/>
    <w:rsid w:val="00E03D52"/>
    <w:rsid w:val="00E10D13"/>
    <w:rsid w:val="00E11B5C"/>
    <w:rsid w:val="00E11DA1"/>
    <w:rsid w:val="00E1728F"/>
    <w:rsid w:val="00E24291"/>
    <w:rsid w:val="00E31C8F"/>
    <w:rsid w:val="00E33A10"/>
    <w:rsid w:val="00E3460A"/>
    <w:rsid w:val="00E42F8E"/>
    <w:rsid w:val="00E54484"/>
    <w:rsid w:val="00E54D27"/>
    <w:rsid w:val="00E649AF"/>
    <w:rsid w:val="00E77416"/>
    <w:rsid w:val="00E80D81"/>
    <w:rsid w:val="00E81A26"/>
    <w:rsid w:val="00E87A60"/>
    <w:rsid w:val="00E93C21"/>
    <w:rsid w:val="00EA4063"/>
    <w:rsid w:val="00EA6D3C"/>
    <w:rsid w:val="00EB317C"/>
    <w:rsid w:val="00ED2204"/>
    <w:rsid w:val="00ED5248"/>
    <w:rsid w:val="00EE7474"/>
    <w:rsid w:val="00EF3972"/>
    <w:rsid w:val="00F02C93"/>
    <w:rsid w:val="00F14E97"/>
    <w:rsid w:val="00F2721C"/>
    <w:rsid w:val="00F35147"/>
    <w:rsid w:val="00F42334"/>
    <w:rsid w:val="00F509AD"/>
    <w:rsid w:val="00F50EEF"/>
    <w:rsid w:val="00F51874"/>
    <w:rsid w:val="00F5272A"/>
    <w:rsid w:val="00F632CE"/>
    <w:rsid w:val="00F70125"/>
    <w:rsid w:val="00F701F1"/>
    <w:rsid w:val="00F7349A"/>
    <w:rsid w:val="00F760F9"/>
    <w:rsid w:val="00F94C7A"/>
    <w:rsid w:val="00F95BAD"/>
    <w:rsid w:val="00F971D7"/>
    <w:rsid w:val="00FA47B4"/>
    <w:rsid w:val="00FB59E1"/>
    <w:rsid w:val="00FB69AE"/>
    <w:rsid w:val="00FC61DF"/>
    <w:rsid w:val="00FC7EC5"/>
    <w:rsid w:val="00FE1012"/>
    <w:rsid w:val="00FF2C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9BD7F"/>
  <w15:docId w15:val="{EA16F1FC-1A30-44B5-9201-D0CA97AC6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1D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100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873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A507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6A507E"/>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83B9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A83B9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A83B9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A83B9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13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137D"/>
  </w:style>
  <w:style w:type="paragraph" w:styleId="Piedepgina">
    <w:name w:val="footer"/>
    <w:basedOn w:val="Normal"/>
    <w:link w:val="PiedepginaCar"/>
    <w:uiPriority w:val="99"/>
    <w:unhideWhenUsed/>
    <w:rsid w:val="003613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137D"/>
  </w:style>
  <w:style w:type="paragraph" w:styleId="Prrafodelista">
    <w:name w:val="List Paragraph"/>
    <w:basedOn w:val="Normal"/>
    <w:uiPriority w:val="34"/>
    <w:qFormat/>
    <w:rsid w:val="00AE0CD2"/>
    <w:pPr>
      <w:ind w:left="720"/>
      <w:contextualSpacing/>
    </w:pPr>
  </w:style>
  <w:style w:type="paragraph" w:styleId="Sinespaciado">
    <w:name w:val="No Spacing"/>
    <w:link w:val="SinespaciadoCar"/>
    <w:uiPriority w:val="1"/>
    <w:qFormat/>
    <w:rsid w:val="00AE0CD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E0CD2"/>
    <w:rPr>
      <w:rFonts w:eastAsiaTheme="minorEastAsia"/>
      <w:lang w:eastAsia="es-CO"/>
    </w:rPr>
  </w:style>
  <w:style w:type="character" w:customStyle="1" w:styleId="Ttulo1Car">
    <w:name w:val="Título 1 Car"/>
    <w:basedOn w:val="Fuentedeprrafopredeter"/>
    <w:link w:val="Ttulo1"/>
    <w:uiPriority w:val="9"/>
    <w:rsid w:val="005C1D47"/>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C1D47"/>
    <w:pPr>
      <w:outlineLvl w:val="9"/>
    </w:pPr>
    <w:rPr>
      <w:lang w:eastAsia="es-CO"/>
    </w:rPr>
  </w:style>
  <w:style w:type="table" w:styleId="Tablaconcuadrcula">
    <w:name w:val="Table Grid"/>
    <w:basedOn w:val="Tablanormal"/>
    <w:uiPriority w:val="39"/>
    <w:rsid w:val="00781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523770"/>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523770"/>
    <w:pPr>
      <w:spacing w:before="240" w:after="0"/>
    </w:pPr>
    <w:rPr>
      <w:b/>
      <w:bCs/>
      <w:sz w:val="20"/>
      <w:szCs w:val="20"/>
    </w:rPr>
  </w:style>
  <w:style w:type="paragraph" w:styleId="TDC3">
    <w:name w:val="toc 3"/>
    <w:basedOn w:val="Normal"/>
    <w:next w:val="Normal"/>
    <w:autoRedefine/>
    <w:uiPriority w:val="39"/>
    <w:unhideWhenUsed/>
    <w:rsid w:val="00523770"/>
    <w:pPr>
      <w:spacing w:after="0"/>
      <w:ind w:left="220"/>
    </w:pPr>
    <w:rPr>
      <w:sz w:val="20"/>
      <w:szCs w:val="20"/>
    </w:rPr>
  </w:style>
  <w:style w:type="paragraph" w:styleId="TDC4">
    <w:name w:val="toc 4"/>
    <w:basedOn w:val="Normal"/>
    <w:next w:val="Normal"/>
    <w:autoRedefine/>
    <w:uiPriority w:val="39"/>
    <w:unhideWhenUsed/>
    <w:rsid w:val="00523770"/>
    <w:pPr>
      <w:spacing w:after="0"/>
      <w:ind w:left="440"/>
    </w:pPr>
    <w:rPr>
      <w:sz w:val="20"/>
      <w:szCs w:val="20"/>
    </w:rPr>
  </w:style>
  <w:style w:type="paragraph" w:styleId="TDC5">
    <w:name w:val="toc 5"/>
    <w:basedOn w:val="Normal"/>
    <w:next w:val="Normal"/>
    <w:autoRedefine/>
    <w:uiPriority w:val="39"/>
    <w:unhideWhenUsed/>
    <w:rsid w:val="00523770"/>
    <w:pPr>
      <w:spacing w:after="0"/>
      <w:ind w:left="660"/>
    </w:pPr>
    <w:rPr>
      <w:sz w:val="20"/>
      <w:szCs w:val="20"/>
    </w:rPr>
  </w:style>
  <w:style w:type="paragraph" w:styleId="TDC6">
    <w:name w:val="toc 6"/>
    <w:basedOn w:val="Normal"/>
    <w:next w:val="Normal"/>
    <w:autoRedefine/>
    <w:uiPriority w:val="39"/>
    <w:unhideWhenUsed/>
    <w:rsid w:val="00523770"/>
    <w:pPr>
      <w:spacing w:after="0"/>
      <w:ind w:left="880"/>
    </w:pPr>
    <w:rPr>
      <w:sz w:val="20"/>
      <w:szCs w:val="20"/>
    </w:rPr>
  </w:style>
  <w:style w:type="paragraph" w:styleId="TDC7">
    <w:name w:val="toc 7"/>
    <w:basedOn w:val="Normal"/>
    <w:next w:val="Normal"/>
    <w:autoRedefine/>
    <w:uiPriority w:val="39"/>
    <w:unhideWhenUsed/>
    <w:rsid w:val="00523770"/>
    <w:pPr>
      <w:spacing w:after="0"/>
      <w:ind w:left="1100"/>
    </w:pPr>
    <w:rPr>
      <w:sz w:val="20"/>
      <w:szCs w:val="20"/>
    </w:rPr>
  </w:style>
  <w:style w:type="paragraph" w:styleId="TDC8">
    <w:name w:val="toc 8"/>
    <w:basedOn w:val="Normal"/>
    <w:next w:val="Normal"/>
    <w:autoRedefine/>
    <w:uiPriority w:val="39"/>
    <w:unhideWhenUsed/>
    <w:rsid w:val="00523770"/>
    <w:pPr>
      <w:spacing w:after="0"/>
      <w:ind w:left="1320"/>
    </w:pPr>
    <w:rPr>
      <w:sz w:val="20"/>
      <w:szCs w:val="20"/>
    </w:rPr>
  </w:style>
  <w:style w:type="paragraph" w:styleId="TDC9">
    <w:name w:val="toc 9"/>
    <w:basedOn w:val="Normal"/>
    <w:next w:val="Normal"/>
    <w:autoRedefine/>
    <w:uiPriority w:val="39"/>
    <w:unhideWhenUsed/>
    <w:rsid w:val="00523770"/>
    <w:pPr>
      <w:spacing w:after="0"/>
      <w:ind w:left="1540"/>
    </w:pPr>
    <w:rPr>
      <w:sz w:val="20"/>
      <w:szCs w:val="20"/>
    </w:rPr>
  </w:style>
  <w:style w:type="paragraph" w:customStyle="1" w:styleId="paragraph">
    <w:name w:val="paragraph"/>
    <w:basedOn w:val="Normal"/>
    <w:rsid w:val="00797F3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797F3E"/>
  </w:style>
  <w:style w:type="character" w:customStyle="1" w:styleId="eop">
    <w:name w:val="eop"/>
    <w:basedOn w:val="Fuentedeprrafopredeter"/>
    <w:rsid w:val="00797F3E"/>
  </w:style>
  <w:style w:type="character" w:customStyle="1" w:styleId="apple-converted-space">
    <w:name w:val="apple-converted-space"/>
    <w:basedOn w:val="Fuentedeprrafopredeter"/>
    <w:rsid w:val="00797F3E"/>
  </w:style>
  <w:style w:type="character" w:customStyle="1" w:styleId="spellingerror">
    <w:name w:val="spellingerror"/>
    <w:basedOn w:val="Fuentedeprrafopredeter"/>
    <w:rsid w:val="00797F3E"/>
  </w:style>
  <w:style w:type="character" w:customStyle="1" w:styleId="pagebreaktextspan">
    <w:name w:val="pagebreaktextspan"/>
    <w:basedOn w:val="Fuentedeprrafopredeter"/>
    <w:rsid w:val="00DE7587"/>
  </w:style>
  <w:style w:type="character" w:customStyle="1" w:styleId="Ttulo3Car">
    <w:name w:val="Título 3 Car"/>
    <w:basedOn w:val="Fuentedeprrafopredeter"/>
    <w:link w:val="Ttulo3"/>
    <w:uiPriority w:val="9"/>
    <w:rsid w:val="004873ED"/>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rsid w:val="007100BF"/>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CB7164"/>
    <w:rPr>
      <w:color w:val="0563C1" w:themeColor="hyperlink"/>
      <w:u w:val="single"/>
    </w:rPr>
  </w:style>
  <w:style w:type="paragraph" w:styleId="Textonotaalfinal">
    <w:name w:val="endnote text"/>
    <w:basedOn w:val="Normal"/>
    <w:link w:val="TextonotaalfinalCar"/>
    <w:uiPriority w:val="99"/>
    <w:semiHidden/>
    <w:unhideWhenUsed/>
    <w:rsid w:val="008E126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126D"/>
    <w:rPr>
      <w:sz w:val="20"/>
      <w:szCs w:val="20"/>
    </w:rPr>
  </w:style>
  <w:style w:type="character" w:styleId="Refdenotaalfinal">
    <w:name w:val="endnote reference"/>
    <w:basedOn w:val="Fuentedeprrafopredeter"/>
    <w:uiPriority w:val="99"/>
    <w:semiHidden/>
    <w:unhideWhenUsed/>
    <w:rsid w:val="008E126D"/>
    <w:rPr>
      <w:vertAlign w:val="superscript"/>
    </w:rPr>
  </w:style>
  <w:style w:type="paragraph" w:styleId="Descripcin">
    <w:name w:val="caption"/>
    <w:basedOn w:val="Normal"/>
    <w:next w:val="Normal"/>
    <w:uiPriority w:val="35"/>
    <w:unhideWhenUsed/>
    <w:qFormat/>
    <w:rsid w:val="0019373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A5A88"/>
    <w:pPr>
      <w:spacing w:after="0"/>
    </w:pPr>
  </w:style>
  <w:style w:type="paragraph" w:styleId="Textodeglobo">
    <w:name w:val="Balloon Text"/>
    <w:basedOn w:val="Normal"/>
    <w:link w:val="TextodegloboCar"/>
    <w:uiPriority w:val="99"/>
    <w:semiHidden/>
    <w:unhideWhenUsed/>
    <w:rsid w:val="00141C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1CCB"/>
    <w:rPr>
      <w:rFonts w:ascii="Tahoma" w:hAnsi="Tahoma" w:cs="Tahoma"/>
      <w:sz w:val="16"/>
      <w:szCs w:val="16"/>
    </w:rPr>
  </w:style>
  <w:style w:type="character" w:styleId="Refdecomentario">
    <w:name w:val="annotation reference"/>
    <w:basedOn w:val="Fuentedeprrafopredeter"/>
    <w:uiPriority w:val="99"/>
    <w:semiHidden/>
    <w:unhideWhenUsed/>
    <w:rsid w:val="00555671"/>
    <w:rPr>
      <w:sz w:val="16"/>
      <w:szCs w:val="16"/>
    </w:rPr>
  </w:style>
  <w:style w:type="paragraph" w:styleId="Textocomentario">
    <w:name w:val="annotation text"/>
    <w:basedOn w:val="Normal"/>
    <w:link w:val="TextocomentarioCar"/>
    <w:uiPriority w:val="99"/>
    <w:semiHidden/>
    <w:unhideWhenUsed/>
    <w:rsid w:val="0055567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5671"/>
    <w:rPr>
      <w:sz w:val="20"/>
      <w:szCs w:val="20"/>
    </w:rPr>
  </w:style>
  <w:style w:type="paragraph" w:styleId="Asuntodelcomentario">
    <w:name w:val="annotation subject"/>
    <w:basedOn w:val="Textocomentario"/>
    <w:next w:val="Textocomentario"/>
    <w:link w:val="AsuntodelcomentarioCar"/>
    <w:uiPriority w:val="99"/>
    <w:semiHidden/>
    <w:unhideWhenUsed/>
    <w:rsid w:val="00555671"/>
    <w:rPr>
      <w:b/>
      <w:bCs/>
    </w:rPr>
  </w:style>
  <w:style w:type="character" w:customStyle="1" w:styleId="AsuntodelcomentarioCar">
    <w:name w:val="Asunto del comentario Car"/>
    <w:basedOn w:val="TextocomentarioCar"/>
    <w:link w:val="Asuntodelcomentario"/>
    <w:uiPriority w:val="99"/>
    <w:semiHidden/>
    <w:rsid w:val="00555671"/>
    <w:rPr>
      <w:b/>
      <w:bCs/>
      <w:sz w:val="20"/>
      <w:szCs w:val="20"/>
    </w:rPr>
  </w:style>
  <w:style w:type="character" w:customStyle="1" w:styleId="Ttulo4Car">
    <w:name w:val="Título 4 Car"/>
    <w:basedOn w:val="Fuentedeprrafopredeter"/>
    <w:link w:val="Ttulo4"/>
    <w:uiPriority w:val="9"/>
    <w:rsid w:val="006A507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6A507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83B9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A83B9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A83B9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A83B9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8555">
      <w:bodyDiv w:val="1"/>
      <w:marLeft w:val="0"/>
      <w:marRight w:val="0"/>
      <w:marTop w:val="0"/>
      <w:marBottom w:val="0"/>
      <w:divBdr>
        <w:top w:val="none" w:sz="0" w:space="0" w:color="auto"/>
        <w:left w:val="none" w:sz="0" w:space="0" w:color="auto"/>
        <w:bottom w:val="none" w:sz="0" w:space="0" w:color="auto"/>
        <w:right w:val="none" w:sz="0" w:space="0" w:color="auto"/>
      </w:divBdr>
      <w:divsChild>
        <w:div w:id="282613773">
          <w:marLeft w:val="0"/>
          <w:marRight w:val="0"/>
          <w:marTop w:val="0"/>
          <w:marBottom w:val="0"/>
          <w:divBdr>
            <w:top w:val="none" w:sz="0" w:space="0" w:color="auto"/>
            <w:left w:val="none" w:sz="0" w:space="0" w:color="auto"/>
            <w:bottom w:val="none" w:sz="0" w:space="0" w:color="auto"/>
            <w:right w:val="none" w:sz="0" w:space="0" w:color="auto"/>
          </w:divBdr>
          <w:divsChild>
            <w:div w:id="559943539">
              <w:marLeft w:val="0"/>
              <w:marRight w:val="0"/>
              <w:marTop w:val="0"/>
              <w:marBottom w:val="0"/>
              <w:divBdr>
                <w:top w:val="none" w:sz="0" w:space="0" w:color="auto"/>
                <w:left w:val="none" w:sz="0" w:space="0" w:color="auto"/>
                <w:bottom w:val="none" w:sz="0" w:space="0" w:color="auto"/>
                <w:right w:val="none" w:sz="0" w:space="0" w:color="auto"/>
              </w:divBdr>
            </w:div>
            <w:div w:id="759445669">
              <w:marLeft w:val="0"/>
              <w:marRight w:val="0"/>
              <w:marTop w:val="0"/>
              <w:marBottom w:val="0"/>
              <w:divBdr>
                <w:top w:val="none" w:sz="0" w:space="0" w:color="auto"/>
                <w:left w:val="none" w:sz="0" w:space="0" w:color="auto"/>
                <w:bottom w:val="none" w:sz="0" w:space="0" w:color="auto"/>
                <w:right w:val="none" w:sz="0" w:space="0" w:color="auto"/>
              </w:divBdr>
            </w:div>
            <w:div w:id="639460421">
              <w:marLeft w:val="0"/>
              <w:marRight w:val="0"/>
              <w:marTop w:val="0"/>
              <w:marBottom w:val="0"/>
              <w:divBdr>
                <w:top w:val="none" w:sz="0" w:space="0" w:color="auto"/>
                <w:left w:val="none" w:sz="0" w:space="0" w:color="auto"/>
                <w:bottom w:val="none" w:sz="0" w:space="0" w:color="auto"/>
                <w:right w:val="none" w:sz="0" w:space="0" w:color="auto"/>
              </w:divBdr>
            </w:div>
            <w:div w:id="1115294216">
              <w:marLeft w:val="0"/>
              <w:marRight w:val="0"/>
              <w:marTop w:val="0"/>
              <w:marBottom w:val="0"/>
              <w:divBdr>
                <w:top w:val="none" w:sz="0" w:space="0" w:color="auto"/>
                <w:left w:val="none" w:sz="0" w:space="0" w:color="auto"/>
                <w:bottom w:val="none" w:sz="0" w:space="0" w:color="auto"/>
                <w:right w:val="none" w:sz="0" w:space="0" w:color="auto"/>
              </w:divBdr>
            </w:div>
            <w:div w:id="1463966226">
              <w:marLeft w:val="0"/>
              <w:marRight w:val="0"/>
              <w:marTop w:val="0"/>
              <w:marBottom w:val="0"/>
              <w:divBdr>
                <w:top w:val="none" w:sz="0" w:space="0" w:color="auto"/>
                <w:left w:val="none" w:sz="0" w:space="0" w:color="auto"/>
                <w:bottom w:val="none" w:sz="0" w:space="0" w:color="auto"/>
                <w:right w:val="none" w:sz="0" w:space="0" w:color="auto"/>
              </w:divBdr>
            </w:div>
            <w:div w:id="41296445">
              <w:marLeft w:val="0"/>
              <w:marRight w:val="0"/>
              <w:marTop w:val="0"/>
              <w:marBottom w:val="0"/>
              <w:divBdr>
                <w:top w:val="none" w:sz="0" w:space="0" w:color="auto"/>
                <w:left w:val="none" w:sz="0" w:space="0" w:color="auto"/>
                <w:bottom w:val="none" w:sz="0" w:space="0" w:color="auto"/>
                <w:right w:val="none" w:sz="0" w:space="0" w:color="auto"/>
              </w:divBdr>
            </w:div>
            <w:div w:id="594900585">
              <w:marLeft w:val="0"/>
              <w:marRight w:val="0"/>
              <w:marTop w:val="0"/>
              <w:marBottom w:val="0"/>
              <w:divBdr>
                <w:top w:val="none" w:sz="0" w:space="0" w:color="auto"/>
                <w:left w:val="none" w:sz="0" w:space="0" w:color="auto"/>
                <w:bottom w:val="none" w:sz="0" w:space="0" w:color="auto"/>
                <w:right w:val="none" w:sz="0" w:space="0" w:color="auto"/>
              </w:divBdr>
            </w:div>
            <w:div w:id="1239168048">
              <w:marLeft w:val="0"/>
              <w:marRight w:val="0"/>
              <w:marTop w:val="0"/>
              <w:marBottom w:val="0"/>
              <w:divBdr>
                <w:top w:val="none" w:sz="0" w:space="0" w:color="auto"/>
                <w:left w:val="none" w:sz="0" w:space="0" w:color="auto"/>
                <w:bottom w:val="none" w:sz="0" w:space="0" w:color="auto"/>
                <w:right w:val="none" w:sz="0" w:space="0" w:color="auto"/>
              </w:divBdr>
            </w:div>
          </w:divsChild>
        </w:div>
        <w:div w:id="1307927182">
          <w:marLeft w:val="0"/>
          <w:marRight w:val="0"/>
          <w:marTop w:val="0"/>
          <w:marBottom w:val="0"/>
          <w:divBdr>
            <w:top w:val="none" w:sz="0" w:space="0" w:color="auto"/>
            <w:left w:val="none" w:sz="0" w:space="0" w:color="auto"/>
            <w:bottom w:val="none" w:sz="0" w:space="0" w:color="auto"/>
            <w:right w:val="none" w:sz="0" w:space="0" w:color="auto"/>
          </w:divBdr>
          <w:divsChild>
            <w:div w:id="384918079">
              <w:marLeft w:val="0"/>
              <w:marRight w:val="0"/>
              <w:marTop w:val="0"/>
              <w:marBottom w:val="0"/>
              <w:divBdr>
                <w:top w:val="none" w:sz="0" w:space="0" w:color="auto"/>
                <w:left w:val="none" w:sz="0" w:space="0" w:color="auto"/>
                <w:bottom w:val="none" w:sz="0" w:space="0" w:color="auto"/>
                <w:right w:val="none" w:sz="0" w:space="0" w:color="auto"/>
              </w:divBdr>
            </w:div>
            <w:div w:id="974216241">
              <w:marLeft w:val="0"/>
              <w:marRight w:val="0"/>
              <w:marTop w:val="0"/>
              <w:marBottom w:val="0"/>
              <w:divBdr>
                <w:top w:val="none" w:sz="0" w:space="0" w:color="auto"/>
                <w:left w:val="none" w:sz="0" w:space="0" w:color="auto"/>
                <w:bottom w:val="none" w:sz="0" w:space="0" w:color="auto"/>
                <w:right w:val="none" w:sz="0" w:space="0" w:color="auto"/>
              </w:divBdr>
            </w:div>
            <w:div w:id="1783264867">
              <w:marLeft w:val="0"/>
              <w:marRight w:val="0"/>
              <w:marTop w:val="0"/>
              <w:marBottom w:val="0"/>
              <w:divBdr>
                <w:top w:val="none" w:sz="0" w:space="0" w:color="auto"/>
                <w:left w:val="none" w:sz="0" w:space="0" w:color="auto"/>
                <w:bottom w:val="none" w:sz="0" w:space="0" w:color="auto"/>
                <w:right w:val="none" w:sz="0" w:space="0" w:color="auto"/>
              </w:divBdr>
            </w:div>
            <w:div w:id="12872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3853">
      <w:bodyDiv w:val="1"/>
      <w:marLeft w:val="0"/>
      <w:marRight w:val="0"/>
      <w:marTop w:val="0"/>
      <w:marBottom w:val="0"/>
      <w:divBdr>
        <w:top w:val="none" w:sz="0" w:space="0" w:color="auto"/>
        <w:left w:val="none" w:sz="0" w:space="0" w:color="auto"/>
        <w:bottom w:val="none" w:sz="0" w:space="0" w:color="auto"/>
        <w:right w:val="none" w:sz="0" w:space="0" w:color="auto"/>
      </w:divBdr>
      <w:divsChild>
        <w:div w:id="1200363096">
          <w:marLeft w:val="0"/>
          <w:marRight w:val="0"/>
          <w:marTop w:val="0"/>
          <w:marBottom w:val="0"/>
          <w:divBdr>
            <w:top w:val="none" w:sz="0" w:space="0" w:color="auto"/>
            <w:left w:val="none" w:sz="0" w:space="0" w:color="auto"/>
            <w:bottom w:val="none" w:sz="0" w:space="0" w:color="auto"/>
            <w:right w:val="none" w:sz="0" w:space="0" w:color="auto"/>
          </w:divBdr>
        </w:div>
        <w:div w:id="800149323">
          <w:marLeft w:val="0"/>
          <w:marRight w:val="0"/>
          <w:marTop w:val="0"/>
          <w:marBottom w:val="0"/>
          <w:divBdr>
            <w:top w:val="none" w:sz="0" w:space="0" w:color="auto"/>
            <w:left w:val="none" w:sz="0" w:space="0" w:color="auto"/>
            <w:bottom w:val="none" w:sz="0" w:space="0" w:color="auto"/>
            <w:right w:val="none" w:sz="0" w:space="0" w:color="auto"/>
          </w:divBdr>
        </w:div>
        <w:div w:id="1783720685">
          <w:marLeft w:val="0"/>
          <w:marRight w:val="0"/>
          <w:marTop w:val="0"/>
          <w:marBottom w:val="0"/>
          <w:divBdr>
            <w:top w:val="none" w:sz="0" w:space="0" w:color="auto"/>
            <w:left w:val="none" w:sz="0" w:space="0" w:color="auto"/>
            <w:bottom w:val="none" w:sz="0" w:space="0" w:color="auto"/>
            <w:right w:val="none" w:sz="0" w:space="0" w:color="auto"/>
          </w:divBdr>
        </w:div>
      </w:divsChild>
    </w:div>
    <w:div w:id="106122254">
      <w:bodyDiv w:val="1"/>
      <w:marLeft w:val="0"/>
      <w:marRight w:val="0"/>
      <w:marTop w:val="0"/>
      <w:marBottom w:val="0"/>
      <w:divBdr>
        <w:top w:val="none" w:sz="0" w:space="0" w:color="auto"/>
        <w:left w:val="none" w:sz="0" w:space="0" w:color="auto"/>
        <w:bottom w:val="none" w:sz="0" w:space="0" w:color="auto"/>
        <w:right w:val="none" w:sz="0" w:space="0" w:color="auto"/>
      </w:divBdr>
    </w:div>
    <w:div w:id="135147514">
      <w:bodyDiv w:val="1"/>
      <w:marLeft w:val="0"/>
      <w:marRight w:val="0"/>
      <w:marTop w:val="0"/>
      <w:marBottom w:val="0"/>
      <w:divBdr>
        <w:top w:val="none" w:sz="0" w:space="0" w:color="auto"/>
        <w:left w:val="none" w:sz="0" w:space="0" w:color="auto"/>
        <w:bottom w:val="none" w:sz="0" w:space="0" w:color="auto"/>
        <w:right w:val="none" w:sz="0" w:space="0" w:color="auto"/>
      </w:divBdr>
      <w:divsChild>
        <w:div w:id="587693419">
          <w:marLeft w:val="0"/>
          <w:marRight w:val="0"/>
          <w:marTop w:val="0"/>
          <w:marBottom w:val="0"/>
          <w:divBdr>
            <w:top w:val="none" w:sz="0" w:space="0" w:color="auto"/>
            <w:left w:val="none" w:sz="0" w:space="0" w:color="auto"/>
            <w:bottom w:val="none" w:sz="0" w:space="0" w:color="auto"/>
            <w:right w:val="none" w:sz="0" w:space="0" w:color="auto"/>
          </w:divBdr>
        </w:div>
        <w:div w:id="199517700">
          <w:marLeft w:val="0"/>
          <w:marRight w:val="0"/>
          <w:marTop w:val="0"/>
          <w:marBottom w:val="0"/>
          <w:divBdr>
            <w:top w:val="none" w:sz="0" w:space="0" w:color="auto"/>
            <w:left w:val="none" w:sz="0" w:space="0" w:color="auto"/>
            <w:bottom w:val="none" w:sz="0" w:space="0" w:color="auto"/>
            <w:right w:val="none" w:sz="0" w:space="0" w:color="auto"/>
          </w:divBdr>
        </w:div>
        <w:div w:id="1049762778">
          <w:marLeft w:val="0"/>
          <w:marRight w:val="0"/>
          <w:marTop w:val="0"/>
          <w:marBottom w:val="0"/>
          <w:divBdr>
            <w:top w:val="none" w:sz="0" w:space="0" w:color="auto"/>
            <w:left w:val="none" w:sz="0" w:space="0" w:color="auto"/>
            <w:bottom w:val="none" w:sz="0" w:space="0" w:color="auto"/>
            <w:right w:val="none" w:sz="0" w:space="0" w:color="auto"/>
          </w:divBdr>
        </w:div>
      </w:divsChild>
    </w:div>
    <w:div w:id="138882027">
      <w:bodyDiv w:val="1"/>
      <w:marLeft w:val="0"/>
      <w:marRight w:val="0"/>
      <w:marTop w:val="0"/>
      <w:marBottom w:val="0"/>
      <w:divBdr>
        <w:top w:val="none" w:sz="0" w:space="0" w:color="auto"/>
        <w:left w:val="none" w:sz="0" w:space="0" w:color="auto"/>
        <w:bottom w:val="none" w:sz="0" w:space="0" w:color="auto"/>
        <w:right w:val="none" w:sz="0" w:space="0" w:color="auto"/>
      </w:divBdr>
      <w:divsChild>
        <w:div w:id="516509469">
          <w:marLeft w:val="0"/>
          <w:marRight w:val="0"/>
          <w:marTop w:val="0"/>
          <w:marBottom w:val="0"/>
          <w:divBdr>
            <w:top w:val="none" w:sz="0" w:space="0" w:color="auto"/>
            <w:left w:val="none" w:sz="0" w:space="0" w:color="auto"/>
            <w:bottom w:val="none" w:sz="0" w:space="0" w:color="auto"/>
            <w:right w:val="none" w:sz="0" w:space="0" w:color="auto"/>
          </w:divBdr>
        </w:div>
        <w:div w:id="983509269">
          <w:marLeft w:val="0"/>
          <w:marRight w:val="0"/>
          <w:marTop w:val="0"/>
          <w:marBottom w:val="0"/>
          <w:divBdr>
            <w:top w:val="none" w:sz="0" w:space="0" w:color="auto"/>
            <w:left w:val="none" w:sz="0" w:space="0" w:color="auto"/>
            <w:bottom w:val="none" w:sz="0" w:space="0" w:color="auto"/>
            <w:right w:val="none" w:sz="0" w:space="0" w:color="auto"/>
          </w:divBdr>
        </w:div>
        <w:div w:id="822700600">
          <w:marLeft w:val="0"/>
          <w:marRight w:val="0"/>
          <w:marTop w:val="0"/>
          <w:marBottom w:val="0"/>
          <w:divBdr>
            <w:top w:val="none" w:sz="0" w:space="0" w:color="auto"/>
            <w:left w:val="none" w:sz="0" w:space="0" w:color="auto"/>
            <w:bottom w:val="none" w:sz="0" w:space="0" w:color="auto"/>
            <w:right w:val="none" w:sz="0" w:space="0" w:color="auto"/>
          </w:divBdr>
        </w:div>
      </w:divsChild>
    </w:div>
    <w:div w:id="159272641">
      <w:bodyDiv w:val="1"/>
      <w:marLeft w:val="0"/>
      <w:marRight w:val="0"/>
      <w:marTop w:val="0"/>
      <w:marBottom w:val="0"/>
      <w:divBdr>
        <w:top w:val="none" w:sz="0" w:space="0" w:color="auto"/>
        <w:left w:val="none" w:sz="0" w:space="0" w:color="auto"/>
        <w:bottom w:val="none" w:sz="0" w:space="0" w:color="auto"/>
        <w:right w:val="none" w:sz="0" w:space="0" w:color="auto"/>
      </w:divBdr>
      <w:divsChild>
        <w:div w:id="1941526571">
          <w:marLeft w:val="0"/>
          <w:marRight w:val="0"/>
          <w:marTop w:val="0"/>
          <w:marBottom w:val="0"/>
          <w:divBdr>
            <w:top w:val="none" w:sz="0" w:space="0" w:color="auto"/>
            <w:left w:val="none" w:sz="0" w:space="0" w:color="auto"/>
            <w:bottom w:val="none" w:sz="0" w:space="0" w:color="auto"/>
            <w:right w:val="none" w:sz="0" w:space="0" w:color="auto"/>
          </w:divBdr>
          <w:divsChild>
            <w:div w:id="1666855253">
              <w:marLeft w:val="0"/>
              <w:marRight w:val="0"/>
              <w:marTop w:val="0"/>
              <w:marBottom w:val="0"/>
              <w:divBdr>
                <w:top w:val="none" w:sz="0" w:space="0" w:color="auto"/>
                <w:left w:val="none" w:sz="0" w:space="0" w:color="auto"/>
                <w:bottom w:val="none" w:sz="0" w:space="0" w:color="auto"/>
                <w:right w:val="none" w:sz="0" w:space="0" w:color="auto"/>
              </w:divBdr>
            </w:div>
            <w:div w:id="815876165">
              <w:marLeft w:val="0"/>
              <w:marRight w:val="0"/>
              <w:marTop w:val="0"/>
              <w:marBottom w:val="0"/>
              <w:divBdr>
                <w:top w:val="none" w:sz="0" w:space="0" w:color="auto"/>
                <w:left w:val="none" w:sz="0" w:space="0" w:color="auto"/>
                <w:bottom w:val="none" w:sz="0" w:space="0" w:color="auto"/>
                <w:right w:val="none" w:sz="0" w:space="0" w:color="auto"/>
              </w:divBdr>
            </w:div>
            <w:div w:id="254290614">
              <w:marLeft w:val="0"/>
              <w:marRight w:val="0"/>
              <w:marTop w:val="0"/>
              <w:marBottom w:val="0"/>
              <w:divBdr>
                <w:top w:val="none" w:sz="0" w:space="0" w:color="auto"/>
                <w:left w:val="none" w:sz="0" w:space="0" w:color="auto"/>
                <w:bottom w:val="none" w:sz="0" w:space="0" w:color="auto"/>
                <w:right w:val="none" w:sz="0" w:space="0" w:color="auto"/>
              </w:divBdr>
            </w:div>
            <w:div w:id="525824890">
              <w:marLeft w:val="0"/>
              <w:marRight w:val="0"/>
              <w:marTop w:val="0"/>
              <w:marBottom w:val="0"/>
              <w:divBdr>
                <w:top w:val="none" w:sz="0" w:space="0" w:color="auto"/>
                <w:left w:val="none" w:sz="0" w:space="0" w:color="auto"/>
                <w:bottom w:val="none" w:sz="0" w:space="0" w:color="auto"/>
                <w:right w:val="none" w:sz="0" w:space="0" w:color="auto"/>
              </w:divBdr>
            </w:div>
            <w:div w:id="1229805920">
              <w:marLeft w:val="0"/>
              <w:marRight w:val="0"/>
              <w:marTop w:val="0"/>
              <w:marBottom w:val="0"/>
              <w:divBdr>
                <w:top w:val="none" w:sz="0" w:space="0" w:color="auto"/>
                <w:left w:val="none" w:sz="0" w:space="0" w:color="auto"/>
                <w:bottom w:val="none" w:sz="0" w:space="0" w:color="auto"/>
                <w:right w:val="none" w:sz="0" w:space="0" w:color="auto"/>
              </w:divBdr>
            </w:div>
            <w:div w:id="1424573325">
              <w:marLeft w:val="0"/>
              <w:marRight w:val="0"/>
              <w:marTop w:val="0"/>
              <w:marBottom w:val="0"/>
              <w:divBdr>
                <w:top w:val="none" w:sz="0" w:space="0" w:color="auto"/>
                <w:left w:val="none" w:sz="0" w:space="0" w:color="auto"/>
                <w:bottom w:val="none" w:sz="0" w:space="0" w:color="auto"/>
                <w:right w:val="none" w:sz="0" w:space="0" w:color="auto"/>
              </w:divBdr>
            </w:div>
            <w:div w:id="535237157">
              <w:marLeft w:val="0"/>
              <w:marRight w:val="0"/>
              <w:marTop w:val="0"/>
              <w:marBottom w:val="0"/>
              <w:divBdr>
                <w:top w:val="none" w:sz="0" w:space="0" w:color="auto"/>
                <w:left w:val="none" w:sz="0" w:space="0" w:color="auto"/>
                <w:bottom w:val="none" w:sz="0" w:space="0" w:color="auto"/>
                <w:right w:val="none" w:sz="0" w:space="0" w:color="auto"/>
              </w:divBdr>
            </w:div>
            <w:div w:id="393545901">
              <w:marLeft w:val="0"/>
              <w:marRight w:val="0"/>
              <w:marTop w:val="0"/>
              <w:marBottom w:val="0"/>
              <w:divBdr>
                <w:top w:val="none" w:sz="0" w:space="0" w:color="auto"/>
                <w:left w:val="none" w:sz="0" w:space="0" w:color="auto"/>
                <w:bottom w:val="none" w:sz="0" w:space="0" w:color="auto"/>
                <w:right w:val="none" w:sz="0" w:space="0" w:color="auto"/>
              </w:divBdr>
            </w:div>
          </w:divsChild>
        </w:div>
        <w:div w:id="1761101272">
          <w:marLeft w:val="0"/>
          <w:marRight w:val="0"/>
          <w:marTop w:val="0"/>
          <w:marBottom w:val="0"/>
          <w:divBdr>
            <w:top w:val="none" w:sz="0" w:space="0" w:color="auto"/>
            <w:left w:val="none" w:sz="0" w:space="0" w:color="auto"/>
            <w:bottom w:val="none" w:sz="0" w:space="0" w:color="auto"/>
            <w:right w:val="none" w:sz="0" w:space="0" w:color="auto"/>
          </w:divBdr>
          <w:divsChild>
            <w:div w:id="232355291">
              <w:marLeft w:val="0"/>
              <w:marRight w:val="0"/>
              <w:marTop w:val="0"/>
              <w:marBottom w:val="0"/>
              <w:divBdr>
                <w:top w:val="none" w:sz="0" w:space="0" w:color="auto"/>
                <w:left w:val="none" w:sz="0" w:space="0" w:color="auto"/>
                <w:bottom w:val="none" w:sz="0" w:space="0" w:color="auto"/>
                <w:right w:val="none" w:sz="0" w:space="0" w:color="auto"/>
              </w:divBdr>
            </w:div>
            <w:div w:id="2126147832">
              <w:marLeft w:val="0"/>
              <w:marRight w:val="0"/>
              <w:marTop w:val="0"/>
              <w:marBottom w:val="0"/>
              <w:divBdr>
                <w:top w:val="none" w:sz="0" w:space="0" w:color="auto"/>
                <w:left w:val="none" w:sz="0" w:space="0" w:color="auto"/>
                <w:bottom w:val="none" w:sz="0" w:space="0" w:color="auto"/>
                <w:right w:val="none" w:sz="0" w:space="0" w:color="auto"/>
              </w:divBdr>
            </w:div>
            <w:div w:id="1231037468">
              <w:marLeft w:val="0"/>
              <w:marRight w:val="0"/>
              <w:marTop w:val="0"/>
              <w:marBottom w:val="0"/>
              <w:divBdr>
                <w:top w:val="none" w:sz="0" w:space="0" w:color="auto"/>
                <w:left w:val="none" w:sz="0" w:space="0" w:color="auto"/>
                <w:bottom w:val="none" w:sz="0" w:space="0" w:color="auto"/>
                <w:right w:val="none" w:sz="0" w:space="0" w:color="auto"/>
              </w:divBdr>
            </w:div>
            <w:div w:id="13836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0051">
      <w:bodyDiv w:val="1"/>
      <w:marLeft w:val="0"/>
      <w:marRight w:val="0"/>
      <w:marTop w:val="0"/>
      <w:marBottom w:val="0"/>
      <w:divBdr>
        <w:top w:val="none" w:sz="0" w:space="0" w:color="auto"/>
        <w:left w:val="none" w:sz="0" w:space="0" w:color="auto"/>
        <w:bottom w:val="none" w:sz="0" w:space="0" w:color="auto"/>
        <w:right w:val="none" w:sz="0" w:space="0" w:color="auto"/>
      </w:divBdr>
      <w:divsChild>
        <w:div w:id="868253140">
          <w:marLeft w:val="0"/>
          <w:marRight w:val="0"/>
          <w:marTop w:val="0"/>
          <w:marBottom w:val="0"/>
          <w:divBdr>
            <w:top w:val="none" w:sz="0" w:space="0" w:color="auto"/>
            <w:left w:val="none" w:sz="0" w:space="0" w:color="auto"/>
            <w:bottom w:val="none" w:sz="0" w:space="0" w:color="auto"/>
            <w:right w:val="none" w:sz="0" w:space="0" w:color="auto"/>
          </w:divBdr>
        </w:div>
        <w:div w:id="1506166303">
          <w:marLeft w:val="0"/>
          <w:marRight w:val="0"/>
          <w:marTop w:val="0"/>
          <w:marBottom w:val="0"/>
          <w:divBdr>
            <w:top w:val="none" w:sz="0" w:space="0" w:color="auto"/>
            <w:left w:val="none" w:sz="0" w:space="0" w:color="auto"/>
            <w:bottom w:val="none" w:sz="0" w:space="0" w:color="auto"/>
            <w:right w:val="none" w:sz="0" w:space="0" w:color="auto"/>
          </w:divBdr>
        </w:div>
        <w:div w:id="703168198">
          <w:marLeft w:val="0"/>
          <w:marRight w:val="0"/>
          <w:marTop w:val="0"/>
          <w:marBottom w:val="0"/>
          <w:divBdr>
            <w:top w:val="none" w:sz="0" w:space="0" w:color="auto"/>
            <w:left w:val="none" w:sz="0" w:space="0" w:color="auto"/>
            <w:bottom w:val="none" w:sz="0" w:space="0" w:color="auto"/>
            <w:right w:val="none" w:sz="0" w:space="0" w:color="auto"/>
          </w:divBdr>
        </w:div>
        <w:div w:id="398752783">
          <w:marLeft w:val="0"/>
          <w:marRight w:val="0"/>
          <w:marTop w:val="0"/>
          <w:marBottom w:val="0"/>
          <w:divBdr>
            <w:top w:val="none" w:sz="0" w:space="0" w:color="auto"/>
            <w:left w:val="none" w:sz="0" w:space="0" w:color="auto"/>
            <w:bottom w:val="none" w:sz="0" w:space="0" w:color="auto"/>
            <w:right w:val="none" w:sz="0" w:space="0" w:color="auto"/>
          </w:divBdr>
        </w:div>
        <w:div w:id="2053921969">
          <w:marLeft w:val="0"/>
          <w:marRight w:val="0"/>
          <w:marTop w:val="0"/>
          <w:marBottom w:val="0"/>
          <w:divBdr>
            <w:top w:val="none" w:sz="0" w:space="0" w:color="auto"/>
            <w:left w:val="none" w:sz="0" w:space="0" w:color="auto"/>
            <w:bottom w:val="none" w:sz="0" w:space="0" w:color="auto"/>
            <w:right w:val="none" w:sz="0" w:space="0" w:color="auto"/>
          </w:divBdr>
        </w:div>
        <w:div w:id="72551178">
          <w:marLeft w:val="0"/>
          <w:marRight w:val="0"/>
          <w:marTop w:val="0"/>
          <w:marBottom w:val="0"/>
          <w:divBdr>
            <w:top w:val="none" w:sz="0" w:space="0" w:color="auto"/>
            <w:left w:val="none" w:sz="0" w:space="0" w:color="auto"/>
            <w:bottom w:val="none" w:sz="0" w:space="0" w:color="auto"/>
            <w:right w:val="none" w:sz="0" w:space="0" w:color="auto"/>
          </w:divBdr>
        </w:div>
        <w:div w:id="337928141">
          <w:marLeft w:val="0"/>
          <w:marRight w:val="0"/>
          <w:marTop w:val="0"/>
          <w:marBottom w:val="0"/>
          <w:divBdr>
            <w:top w:val="none" w:sz="0" w:space="0" w:color="auto"/>
            <w:left w:val="none" w:sz="0" w:space="0" w:color="auto"/>
            <w:bottom w:val="none" w:sz="0" w:space="0" w:color="auto"/>
            <w:right w:val="none" w:sz="0" w:space="0" w:color="auto"/>
          </w:divBdr>
        </w:div>
        <w:div w:id="1647976464">
          <w:marLeft w:val="0"/>
          <w:marRight w:val="0"/>
          <w:marTop w:val="0"/>
          <w:marBottom w:val="0"/>
          <w:divBdr>
            <w:top w:val="none" w:sz="0" w:space="0" w:color="auto"/>
            <w:left w:val="none" w:sz="0" w:space="0" w:color="auto"/>
            <w:bottom w:val="none" w:sz="0" w:space="0" w:color="auto"/>
            <w:right w:val="none" w:sz="0" w:space="0" w:color="auto"/>
          </w:divBdr>
        </w:div>
      </w:divsChild>
    </w:div>
    <w:div w:id="280113566">
      <w:bodyDiv w:val="1"/>
      <w:marLeft w:val="0"/>
      <w:marRight w:val="0"/>
      <w:marTop w:val="0"/>
      <w:marBottom w:val="0"/>
      <w:divBdr>
        <w:top w:val="none" w:sz="0" w:space="0" w:color="auto"/>
        <w:left w:val="none" w:sz="0" w:space="0" w:color="auto"/>
        <w:bottom w:val="none" w:sz="0" w:space="0" w:color="auto"/>
        <w:right w:val="none" w:sz="0" w:space="0" w:color="auto"/>
      </w:divBdr>
    </w:div>
    <w:div w:id="393624650">
      <w:bodyDiv w:val="1"/>
      <w:marLeft w:val="0"/>
      <w:marRight w:val="0"/>
      <w:marTop w:val="0"/>
      <w:marBottom w:val="0"/>
      <w:divBdr>
        <w:top w:val="none" w:sz="0" w:space="0" w:color="auto"/>
        <w:left w:val="none" w:sz="0" w:space="0" w:color="auto"/>
        <w:bottom w:val="none" w:sz="0" w:space="0" w:color="auto"/>
        <w:right w:val="none" w:sz="0" w:space="0" w:color="auto"/>
      </w:divBdr>
    </w:div>
    <w:div w:id="696663826">
      <w:bodyDiv w:val="1"/>
      <w:marLeft w:val="0"/>
      <w:marRight w:val="0"/>
      <w:marTop w:val="0"/>
      <w:marBottom w:val="0"/>
      <w:divBdr>
        <w:top w:val="none" w:sz="0" w:space="0" w:color="auto"/>
        <w:left w:val="none" w:sz="0" w:space="0" w:color="auto"/>
        <w:bottom w:val="none" w:sz="0" w:space="0" w:color="auto"/>
        <w:right w:val="none" w:sz="0" w:space="0" w:color="auto"/>
      </w:divBdr>
    </w:div>
    <w:div w:id="728917663">
      <w:bodyDiv w:val="1"/>
      <w:marLeft w:val="0"/>
      <w:marRight w:val="0"/>
      <w:marTop w:val="0"/>
      <w:marBottom w:val="0"/>
      <w:divBdr>
        <w:top w:val="none" w:sz="0" w:space="0" w:color="auto"/>
        <w:left w:val="none" w:sz="0" w:space="0" w:color="auto"/>
        <w:bottom w:val="none" w:sz="0" w:space="0" w:color="auto"/>
        <w:right w:val="none" w:sz="0" w:space="0" w:color="auto"/>
      </w:divBdr>
      <w:divsChild>
        <w:div w:id="38941745">
          <w:marLeft w:val="0"/>
          <w:marRight w:val="0"/>
          <w:marTop w:val="0"/>
          <w:marBottom w:val="0"/>
          <w:divBdr>
            <w:top w:val="none" w:sz="0" w:space="0" w:color="auto"/>
            <w:left w:val="none" w:sz="0" w:space="0" w:color="auto"/>
            <w:bottom w:val="none" w:sz="0" w:space="0" w:color="auto"/>
            <w:right w:val="none" w:sz="0" w:space="0" w:color="auto"/>
          </w:divBdr>
          <w:divsChild>
            <w:div w:id="1738478783">
              <w:marLeft w:val="0"/>
              <w:marRight w:val="0"/>
              <w:marTop w:val="0"/>
              <w:marBottom w:val="0"/>
              <w:divBdr>
                <w:top w:val="none" w:sz="0" w:space="0" w:color="auto"/>
                <w:left w:val="none" w:sz="0" w:space="0" w:color="auto"/>
                <w:bottom w:val="none" w:sz="0" w:space="0" w:color="auto"/>
                <w:right w:val="none" w:sz="0" w:space="0" w:color="auto"/>
              </w:divBdr>
            </w:div>
            <w:div w:id="47076232">
              <w:marLeft w:val="0"/>
              <w:marRight w:val="0"/>
              <w:marTop w:val="0"/>
              <w:marBottom w:val="0"/>
              <w:divBdr>
                <w:top w:val="none" w:sz="0" w:space="0" w:color="auto"/>
                <w:left w:val="none" w:sz="0" w:space="0" w:color="auto"/>
                <w:bottom w:val="none" w:sz="0" w:space="0" w:color="auto"/>
                <w:right w:val="none" w:sz="0" w:space="0" w:color="auto"/>
              </w:divBdr>
            </w:div>
            <w:div w:id="1013999460">
              <w:marLeft w:val="0"/>
              <w:marRight w:val="0"/>
              <w:marTop w:val="0"/>
              <w:marBottom w:val="0"/>
              <w:divBdr>
                <w:top w:val="none" w:sz="0" w:space="0" w:color="auto"/>
                <w:left w:val="none" w:sz="0" w:space="0" w:color="auto"/>
                <w:bottom w:val="none" w:sz="0" w:space="0" w:color="auto"/>
                <w:right w:val="none" w:sz="0" w:space="0" w:color="auto"/>
              </w:divBdr>
            </w:div>
            <w:div w:id="254748856">
              <w:marLeft w:val="0"/>
              <w:marRight w:val="0"/>
              <w:marTop w:val="0"/>
              <w:marBottom w:val="0"/>
              <w:divBdr>
                <w:top w:val="none" w:sz="0" w:space="0" w:color="auto"/>
                <w:left w:val="none" w:sz="0" w:space="0" w:color="auto"/>
                <w:bottom w:val="none" w:sz="0" w:space="0" w:color="auto"/>
                <w:right w:val="none" w:sz="0" w:space="0" w:color="auto"/>
              </w:divBdr>
            </w:div>
            <w:div w:id="806748240">
              <w:marLeft w:val="0"/>
              <w:marRight w:val="0"/>
              <w:marTop w:val="0"/>
              <w:marBottom w:val="0"/>
              <w:divBdr>
                <w:top w:val="none" w:sz="0" w:space="0" w:color="auto"/>
                <w:left w:val="none" w:sz="0" w:space="0" w:color="auto"/>
                <w:bottom w:val="none" w:sz="0" w:space="0" w:color="auto"/>
                <w:right w:val="none" w:sz="0" w:space="0" w:color="auto"/>
              </w:divBdr>
            </w:div>
            <w:div w:id="283005726">
              <w:marLeft w:val="0"/>
              <w:marRight w:val="0"/>
              <w:marTop w:val="0"/>
              <w:marBottom w:val="0"/>
              <w:divBdr>
                <w:top w:val="none" w:sz="0" w:space="0" w:color="auto"/>
                <w:left w:val="none" w:sz="0" w:space="0" w:color="auto"/>
                <w:bottom w:val="none" w:sz="0" w:space="0" w:color="auto"/>
                <w:right w:val="none" w:sz="0" w:space="0" w:color="auto"/>
              </w:divBdr>
            </w:div>
            <w:div w:id="1083646145">
              <w:marLeft w:val="0"/>
              <w:marRight w:val="0"/>
              <w:marTop w:val="0"/>
              <w:marBottom w:val="0"/>
              <w:divBdr>
                <w:top w:val="none" w:sz="0" w:space="0" w:color="auto"/>
                <w:left w:val="none" w:sz="0" w:space="0" w:color="auto"/>
                <w:bottom w:val="none" w:sz="0" w:space="0" w:color="auto"/>
                <w:right w:val="none" w:sz="0" w:space="0" w:color="auto"/>
              </w:divBdr>
            </w:div>
            <w:div w:id="675036583">
              <w:marLeft w:val="0"/>
              <w:marRight w:val="0"/>
              <w:marTop w:val="0"/>
              <w:marBottom w:val="0"/>
              <w:divBdr>
                <w:top w:val="none" w:sz="0" w:space="0" w:color="auto"/>
                <w:left w:val="none" w:sz="0" w:space="0" w:color="auto"/>
                <w:bottom w:val="none" w:sz="0" w:space="0" w:color="auto"/>
                <w:right w:val="none" w:sz="0" w:space="0" w:color="auto"/>
              </w:divBdr>
            </w:div>
            <w:div w:id="944119459">
              <w:marLeft w:val="0"/>
              <w:marRight w:val="0"/>
              <w:marTop w:val="0"/>
              <w:marBottom w:val="0"/>
              <w:divBdr>
                <w:top w:val="none" w:sz="0" w:space="0" w:color="auto"/>
                <w:left w:val="none" w:sz="0" w:space="0" w:color="auto"/>
                <w:bottom w:val="none" w:sz="0" w:space="0" w:color="auto"/>
                <w:right w:val="none" w:sz="0" w:space="0" w:color="auto"/>
              </w:divBdr>
            </w:div>
            <w:div w:id="1567491774">
              <w:marLeft w:val="0"/>
              <w:marRight w:val="0"/>
              <w:marTop w:val="0"/>
              <w:marBottom w:val="0"/>
              <w:divBdr>
                <w:top w:val="none" w:sz="0" w:space="0" w:color="auto"/>
                <w:left w:val="none" w:sz="0" w:space="0" w:color="auto"/>
                <w:bottom w:val="none" w:sz="0" w:space="0" w:color="auto"/>
                <w:right w:val="none" w:sz="0" w:space="0" w:color="auto"/>
              </w:divBdr>
            </w:div>
            <w:div w:id="809400556">
              <w:marLeft w:val="0"/>
              <w:marRight w:val="0"/>
              <w:marTop w:val="0"/>
              <w:marBottom w:val="0"/>
              <w:divBdr>
                <w:top w:val="none" w:sz="0" w:space="0" w:color="auto"/>
                <w:left w:val="none" w:sz="0" w:space="0" w:color="auto"/>
                <w:bottom w:val="none" w:sz="0" w:space="0" w:color="auto"/>
                <w:right w:val="none" w:sz="0" w:space="0" w:color="auto"/>
              </w:divBdr>
            </w:div>
            <w:div w:id="645934779">
              <w:marLeft w:val="0"/>
              <w:marRight w:val="0"/>
              <w:marTop w:val="0"/>
              <w:marBottom w:val="0"/>
              <w:divBdr>
                <w:top w:val="none" w:sz="0" w:space="0" w:color="auto"/>
                <w:left w:val="none" w:sz="0" w:space="0" w:color="auto"/>
                <w:bottom w:val="none" w:sz="0" w:space="0" w:color="auto"/>
                <w:right w:val="none" w:sz="0" w:space="0" w:color="auto"/>
              </w:divBdr>
            </w:div>
            <w:div w:id="1387022420">
              <w:marLeft w:val="0"/>
              <w:marRight w:val="0"/>
              <w:marTop w:val="0"/>
              <w:marBottom w:val="0"/>
              <w:divBdr>
                <w:top w:val="none" w:sz="0" w:space="0" w:color="auto"/>
                <w:left w:val="none" w:sz="0" w:space="0" w:color="auto"/>
                <w:bottom w:val="none" w:sz="0" w:space="0" w:color="auto"/>
                <w:right w:val="none" w:sz="0" w:space="0" w:color="auto"/>
              </w:divBdr>
            </w:div>
            <w:div w:id="1786579442">
              <w:marLeft w:val="0"/>
              <w:marRight w:val="0"/>
              <w:marTop w:val="0"/>
              <w:marBottom w:val="0"/>
              <w:divBdr>
                <w:top w:val="none" w:sz="0" w:space="0" w:color="auto"/>
                <w:left w:val="none" w:sz="0" w:space="0" w:color="auto"/>
                <w:bottom w:val="none" w:sz="0" w:space="0" w:color="auto"/>
                <w:right w:val="none" w:sz="0" w:space="0" w:color="auto"/>
              </w:divBdr>
            </w:div>
            <w:div w:id="442383256">
              <w:marLeft w:val="0"/>
              <w:marRight w:val="0"/>
              <w:marTop w:val="0"/>
              <w:marBottom w:val="0"/>
              <w:divBdr>
                <w:top w:val="none" w:sz="0" w:space="0" w:color="auto"/>
                <w:left w:val="none" w:sz="0" w:space="0" w:color="auto"/>
                <w:bottom w:val="none" w:sz="0" w:space="0" w:color="auto"/>
                <w:right w:val="none" w:sz="0" w:space="0" w:color="auto"/>
              </w:divBdr>
            </w:div>
          </w:divsChild>
        </w:div>
        <w:div w:id="1487623475">
          <w:marLeft w:val="0"/>
          <w:marRight w:val="0"/>
          <w:marTop w:val="0"/>
          <w:marBottom w:val="0"/>
          <w:divBdr>
            <w:top w:val="none" w:sz="0" w:space="0" w:color="auto"/>
            <w:left w:val="none" w:sz="0" w:space="0" w:color="auto"/>
            <w:bottom w:val="none" w:sz="0" w:space="0" w:color="auto"/>
            <w:right w:val="none" w:sz="0" w:space="0" w:color="auto"/>
          </w:divBdr>
          <w:divsChild>
            <w:div w:id="1122920823">
              <w:marLeft w:val="0"/>
              <w:marRight w:val="0"/>
              <w:marTop w:val="0"/>
              <w:marBottom w:val="0"/>
              <w:divBdr>
                <w:top w:val="none" w:sz="0" w:space="0" w:color="auto"/>
                <w:left w:val="none" w:sz="0" w:space="0" w:color="auto"/>
                <w:bottom w:val="none" w:sz="0" w:space="0" w:color="auto"/>
                <w:right w:val="none" w:sz="0" w:space="0" w:color="auto"/>
              </w:divBdr>
            </w:div>
            <w:div w:id="608857142">
              <w:marLeft w:val="0"/>
              <w:marRight w:val="0"/>
              <w:marTop w:val="0"/>
              <w:marBottom w:val="0"/>
              <w:divBdr>
                <w:top w:val="none" w:sz="0" w:space="0" w:color="auto"/>
                <w:left w:val="none" w:sz="0" w:space="0" w:color="auto"/>
                <w:bottom w:val="none" w:sz="0" w:space="0" w:color="auto"/>
                <w:right w:val="none" w:sz="0" w:space="0" w:color="auto"/>
              </w:divBdr>
            </w:div>
            <w:div w:id="25644886">
              <w:marLeft w:val="0"/>
              <w:marRight w:val="0"/>
              <w:marTop w:val="0"/>
              <w:marBottom w:val="0"/>
              <w:divBdr>
                <w:top w:val="none" w:sz="0" w:space="0" w:color="auto"/>
                <w:left w:val="none" w:sz="0" w:space="0" w:color="auto"/>
                <w:bottom w:val="none" w:sz="0" w:space="0" w:color="auto"/>
                <w:right w:val="none" w:sz="0" w:space="0" w:color="auto"/>
              </w:divBdr>
            </w:div>
            <w:div w:id="515971437">
              <w:marLeft w:val="0"/>
              <w:marRight w:val="0"/>
              <w:marTop w:val="0"/>
              <w:marBottom w:val="0"/>
              <w:divBdr>
                <w:top w:val="none" w:sz="0" w:space="0" w:color="auto"/>
                <w:left w:val="none" w:sz="0" w:space="0" w:color="auto"/>
                <w:bottom w:val="none" w:sz="0" w:space="0" w:color="auto"/>
                <w:right w:val="none" w:sz="0" w:space="0" w:color="auto"/>
              </w:divBdr>
            </w:div>
            <w:div w:id="2084907646">
              <w:marLeft w:val="0"/>
              <w:marRight w:val="0"/>
              <w:marTop w:val="0"/>
              <w:marBottom w:val="0"/>
              <w:divBdr>
                <w:top w:val="none" w:sz="0" w:space="0" w:color="auto"/>
                <w:left w:val="none" w:sz="0" w:space="0" w:color="auto"/>
                <w:bottom w:val="none" w:sz="0" w:space="0" w:color="auto"/>
                <w:right w:val="none" w:sz="0" w:space="0" w:color="auto"/>
              </w:divBdr>
            </w:div>
            <w:div w:id="1202744731">
              <w:marLeft w:val="0"/>
              <w:marRight w:val="0"/>
              <w:marTop w:val="0"/>
              <w:marBottom w:val="0"/>
              <w:divBdr>
                <w:top w:val="none" w:sz="0" w:space="0" w:color="auto"/>
                <w:left w:val="none" w:sz="0" w:space="0" w:color="auto"/>
                <w:bottom w:val="none" w:sz="0" w:space="0" w:color="auto"/>
                <w:right w:val="none" w:sz="0" w:space="0" w:color="auto"/>
              </w:divBdr>
            </w:div>
            <w:div w:id="83764470">
              <w:marLeft w:val="0"/>
              <w:marRight w:val="0"/>
              <w:marTop w:val="0"/>
              <w:marBottom w:val="0"/>
              <w:divBdr>
                <w:top w:val="none" w:sz="0" w:space="0" w:color="auto"/>
                <w:left w:val="none" w:sz="0" w:space="0" w:color="auto"/>
                <w:bottom w:val="none" w:sz="0" w:space="0" w:color="auto"/>
                <w:right w:val="none" w:sz="0" w:space="0" w:color="auto"/>
              </w:divBdr>
            </w:div>
            <w:div w:id="338705582">
              <w:marLeft w:val="0"/>
              <w:marRight w:val="0"/>
              <w:marTop w:val="0"/>
              <w:marBottom w:val="0"/>
              <w:divBdr>
                <w:top w:val="none" w:sz="0" w:space="0" w:color="auto"/>
                <w:left w:val="none" w:sz="0" w:space="0" w:color="auto"/>
                <w:bottom w:val="none" w:sz="0" w:space="0" w:color="auto"/>
                <w:right w:val="none" w:sz="0" w:space="0" w:color="auto"/>
              </w:divBdr>
            </w:div>
            <w:div w:id="2055152189">
              <w:marLeft w:val="0"/>
              <w:marRight w:val="0"/>
              <w:marTop w:val="0"/>
              <w:marBottom w:val="0"/>
              <w:divBdr>
                <w:top w:val="none" w:sz="0" w:space="0" w:color="auto"/>
                <w:left w:val="none" w:sz="0" w:space="0" w:color="auto"/>
                <w:bottom w:val="none" w:sz="0" w:space="0" w:color="auto"/>
                <w:right w:val="none" w:sz="0" w:space="0" w:color="auto"/>
              </w:divBdr>
            </w:div>
            <w:div w:id="1715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5173">
      <w:bodyDiv w:val="1"/>
      <w:marLeft w:val="0"/>
      <w:marRight w:val="0"/>
      <w:marTop w:val="0"/>
      <w:marBottom w:val="0"/>
      <w:divBdr>
        <w:top w:val="none" w:sz="0" w:space="0" w:color="auto"/>
        <w:left w:val="none" w:sz="0" w:space="0" w:color="auto"/>
        <w:bottom w:val="none" w:sz="0" w:space="0" w:color="auto"/>
        <w:right w:val="none" w:sz="0" w:space="0" w:color="auto"/>
      </w:divBdr>
    </w:div>
    <w:div w:id="813303337">
      <w:bodyDiv w:val="1"/>
      <w:marLeft w:val="0"/>
      <w:marRight w:val="0"/>
      <w:marTop w:val="0"/>
      <w:marBottom w:val="0"/>
      <w:divBdr>
        <w:top w:val="none" w:sz="0" w:space="0" w:color="auto"/>
        <w:left w:val="none" w:sz="0" w:space="0" w:color="auto"/>
        <w:bottom w:val="none" w:sz="0" w:space="0" w:color="auto"/>
        <w:right w:val="none" w:sz="0" w:space="0" w:color="auto"/>
      </w:divBdr>
      <w:divsChild>
        <w:div w:id="1881749184">
          <w:marLeft w:val="0"/>
          <w:marRight w:val="0"/>
          <w:marTop w:val="0"/>
          <w:marBottom w:val="0"/>
          <w:divBdr>
            <w:top w:val="none" w:sz="0" w:space="0" w:color="auto"/>
            <w:left w:val="none" w:sz="0" w:space="0" w:color="auto"/>
            <w:bottom w:val="none" w:sz="0" w:space="0" w:color="auto"/>
            <w:right w:val="none" w:sz="0" w:space="0" w:color="auto"/>
          </w:divBdr>
        </w:div>
        <w:div w:id="17826824">
          <w:marLeft w:val="0"/>
          <w:marRight w:val="0"/>
          <w:marTop w:val="0"/>
          <w:marBottom w:val="0"/>
          <w:divBdr>
            <w:top w:val="none" w:sz="0" w:space="0" w:color="auto"/>
            <w:left w:val="none" w:sz="0" w:space="0" w:color="auto"/>
            <w:bottom w:val="none" w:sz="0" w:space="0" w:color="auto"/>
            <w:right w:val="none" w:sz="0" w:space="0" w:color="auto"/>
          </w:divBdr>
        </w:div>
      </w:divsChild>
    </w:div>
    <w:div w:id="851383803">
      <w:bodyDiv w:val="1"/>
      <w:marLeft w:val="0"/>
      <w:marRight w:val="0"/>
      <w:marTop w:val="0"/>
      <w:marBottom w:val="0"/>
      <w:divBdr>
        <w:top w:val="none" w:sz="0" w:space="0" w:color="auto"/>
        <w:left w:val="none" w:sz="0" w:space="0" w:color="auto"/>
        <w:bottom w:val="none" w:sz="0" w:space="0" w:color="auto"/>
        <w:right w:val="none" w:sz="0" w:space="0" w:color="auto"/>
      </w:divBdr>
    </w:div>
    <w:div w:id="882865861">
      <w:bodyDiv w:val="1"/>
      <w:marLeft w:val="0"/>
      <w:marRight w:val="0"/>
      <w:marTop w:val="0"/>
      <w:marBottom w:val="0"/>
      <w:divBdr>
        <w:top w:val="none" w:sz="0" w:space="0" w:color="auto"/>
        <w:left w:val="none" w:sz="0" w:space="0" w:color="auto"/>
        <w:bottom w:val="none" w:sz="0" w:space="0" w:color="auto"/>
        <w:right w:val="none" w:sz="0" w:space="0" w:color="auto"/>
      </w:divBdr>
    </w:div>
    <w:div w:id="902107053">
      <w:bodyDiv w:val="1"/>
      <w:marLeft w:val="0"/>
      <w:marRight w:val="0"/>
      <w:marTop w:val="0"/>
      <w:marBottom w:val="0"/>
      <w:divBdr>
        <w:top w:val="none" w:sz="0" w:space="0" w:color="auto"/>
        <w:left w:val="none" w:sz="0" w:space="0" w:color="auto"/>
        <w:bottom w:val="none" w:sz="0" w:space="0" w:color="auto"/>
        <w:right w:val="none" w:sz="0" w:space="0" w:color="auto"/>
      </w:divBdr>
    </w:div>
    <w:div w:id="931158801">
      <w:bodyDiv w:val="1"/>
      <w:marLeft w:val="0"/>
      <w:marRight w:val="0"/>
      <w:marTop w:val="0"/>
      <w:marBottom w:val="0"/>
      <w:divBdr>
        <w:top w:val="none" w:sz="0" w:space="0" w:color="auto"/>
        <w:left w:val="none" w:sz="0" w:space="0" w:color="auto"/>
        <w:bottom w:val="none" w:sz="0" w:space="0" w:color="auto"/>
        <w:right w:val="none" w:sz="0" w:space="0" w:color="auto"/>
      </w:divBdr>
      <w:divsChild>
        <w:div w:id="2109546520">
          <w:marLeft w:val="547"/>
          <w:marRight w:val="0"/>
          <w:marTop w:val="0"/>
          <w:marBottom w:val="0"/>
          <w:divBdr>
            <w:top w:val="none" w:sz="0" w:space="0" w:color="auto"/>
            <w:left w:val="none" w:sz="0" w:space="0" w:color="auto"/>
            <w:bottom w:val="none" w:sz="0" w:space="0" w:color="auto"/>
            <w:right w:val="none" w:sz="0" w:space="0" w:color="auto"/>
          </w:divBdr>
        </w:div>
      </w:divsChild>
    </w:div>
    <w:div w:id="935868916">
      <w:bodyDiv w:val="1"/>
      <w:marLeft w:val="0"/>
      <w:marRight w:val="0"/>
      <w:marTop w:val="0"/>
      <w:marBottom w:val="0"/>
      <w:divBdr>
        <w:top w:val="none" w:sz="0" w:space="0" w:color="auto"/>
        <w:left w:val="none" w:sz="0" w:space="0" w:color="auto"/>
        <w:bottom w:val="none" w:sz="0" w:space="0" w:color="auto"/>
        <w:right w:val="none" w:sz="0" w:space="0" w:color="auto"/>
      </w:divBdr>
    </w:div>
    <w:div w:id="1013605324">
      <w:bodyDiv w:val="1"/>
      <w:marLeft w:val="0"/>
      <w:marRight w:val="0"/>
      <w:marTop w:val="0"/>
      <w:marBottom w:val="0"/>
      <w:divBdr>
        <w:top w:val="none" w:sz="0" w:space="0" w:color="auto"/>
        <w:left w:val="none" w:sz="0" w:space="0" w:color="auto"/>
        <w:bottom w:val="none" w:sz="0" w:space="0" w:color="auto"/>
        <w:right w:val="none" w:sz="0" w:space="0" w:color="auto"/>
      </w:divBdr>
      <w:divsChild>
        <w:div w:id="762577648">
          <w:marLeft w:val="0"/>
          <w:marRight w:val="0"/>
          <w:marTop w:val="0"/>
          <w:marBottom w:val="0"/>
          <w:divBdr>
            <w:top w:val="none" w:sz="0" w:space="0" w:color="auto"/>
            <w:left w:val="none" w:sz="0" w:space="0" w:color="auto"/>
            <w:bottom w:val="none" w:sz="0" w:space="0" w:color="auto"/>
            <w:right w:val="none" w:sz="0" w:space="0" w:color="auto"/>
          </w:divBdr>
        </w:div>
        <w:div w:id="988094334">
          <w:marLeft w:val="0"/>
          <w:marRight w:val="0"/>
          <w:marTop w:val="0"/>
          <w:marBottom w:val="0"/>
          <w:divBdr>
            <w:top w:val="none" w:sz="0" w:space="0" w:color="auto"/>
            <w:left w:val="none" w:sz="0" w:space="0" w:color="auto"/>
            <w:bottom w:val="none" w:sz="0" w:space="0" w:color="auto"/>
            <w:right w:val="none" w:sz="0" w:space="0" w:color="auto"/>
          </w:divBdr>
        </w:div>
      </w:divsChild>
    </w:div>
    <w:div w:id="1153720965">
      <w:bodyDiv w:val="1"/>
      <w:marLeft w:val="0"/>
      <w:marRight w:val="0"/>
      <w:marTop w:val="0"/>
      <w:marBottom w:val="0"/>
      <w:divBdr>
        <w:top w:val="none" w:sz="0" w:space="0" w:color="auto"/>
        <w:left w:val="none" w:sz="0" w:space="0" w:color="auto"/>
        <w:bottom w:val="none" w:sz="0" w:space="0" w:color="auto"/>
        <w:right w:val="none" w:sz="0" w:space="0" w:color="auto"/>
      </w:divBdr>
    </w:div>
    <w:div w:id="1288706868">
      <w:bodyDiv w:val="1"/>
      <w:marLeft w:val="0"/>
      <w:marRight w:val="0"/>
      <w:marTop w:val="0"/>
      <w:marBottom w:val="0"/>
      <w:divBdr>
        <w:top w:val="none" w:sz="0" w:space="0" w:color="auto"/>
        <w:left w:val="none" w:sz="0" w:space="0" w:color="auto"/>
        <w:bottom w:val="none" w:sz="0" w:space="0" w:color="auto"/>
        <w:right w:val="none" w:sz="0" w:space="0" w:color="auto"/>
      </w:divBdr>
      <w:divsChild>
        <w:div w:id="996492254">
          <w:marLeft w:val="0"/>
          <w:marRight w:val="0"/>
          <w:marTop w:val="0"/>
          <w:marBottom w:val="0"/>
          <w:divBdr>
            <w:top w:val="none" w:sz="0" w:space="0" w:color="auto"/>
            <w:left w:val="none" w:sz="0" w:space="0" w:color="auto"/>
            <w:bottom w:val="none" w:sz="0" w:space="0" w:color="auto"/>
            <w:right w:val="none" w:sz="0" w:space="0" w:color="auto"/>
          </w:divBdr>
        </w:div>
        <w:div w:id="1100105812">
          <w:marLeft w:val="0"/>
          <w:marRight w:val="0"/>
          <w:marTop w:val="0"/>
          <w:marBottom w:val="0"/>
          <w:divBdr>
            <w:top w:val="none" w:sz="0" w:space="0" w:color="auto"/>
            <w:left w:val="none" w:sz="0" w:space="0" w:color="auto"/>
            <w:bottom w:val="none" w:sz="0" w:space="0" w:color="auto"/>
            <w:right w:val="none" w:sz="0" w:space="0" w:color="auto"/>
          </w:divBdr>
        </w:div>
      </w:divsChild>
    </w:div>
    <w:div w:id="1367868175">
      <w:bodyDiv w:val="1"/>
      <w:marLeft w:val="0"/>
      <w:marRight w:val="0"/>
      <w:marTop w:val="0"/>
      <w:marBottom w:val="0"/>
      <w:divBdr>
        <w:top w:val="none" w:sz="0" w:space="0" w:color="auto"/>
        <w:left w:val="none" w:sz="0" w:space="0" w:color="auto"/>
        <w:bottom w:val="none" w:sz="0" w:space="0" w:color="auto"/>
        <w:right w:val="none" w:sz="0" w:space="0" w:color="auto"/>
      </w:divBdr>
      <w:divsChild>
        <w:div w:id="1026521394">
          <w:marLeft w:val="0"/>
          <w:marRight w:val="0"/>
          <w:marTop w:val="0"/>
          <w:marBottom w:val="0"/>
          <w:divBdr>
            <w:top w:val="none" w:sz="0" w:space="0" w:color="auto"/>
            <w:left w:val="none" w:sz="0" w:space="0" w:color="auto"/>
            <w:bottom w:val="none" w:sz="0" w:space="0" w:color="auto"/>
            <w:right w:val="none" w:sz="0" w:space="0" w:color="auto"/>
          </w:divBdr>
        </w:div>
        <w:div w:id="846362558">
          <w:marLeft w:val="0"/>
          <w:marRight w:val="0"/>
          <w:marTop w:val="0"/>
          <w:marBottom w:val="0"/>
          <w:divBdr>
            <w:top w:val="none" w:sz="0" w:space="0" w:color="auto"/>
            <w:left w:val="none" w:sz="0" w:space="0" w:color="auto"/>
            <w:bottom w:val="none" w:sz="0" w:space="0" w:color="auto"/>
            <w:right w:val="none" w:sz="0" w:space="0" w:color="auto"/>
          </w:divBdr>
        </w:div>
      </w:divsChild>
    </w:div>
    <w:div w:id="1431854685">
      <w:bodyDiv w:val="1"/>
      <w:marLeft w:val="0"/>
      <w:marRight w:val="0"/>
      <w:marTop w:val="0"/>
      <w:marBottom w:val="0"/>
      <w:divBdr>
        <w:top w:val="none" w:sz="0" w:space="0" w:color="auto"/>
        <w:left w:val="none" w:sz="0" w:space="0" w:color="auto"/>
        <w:bottom w:val="none" w:sz="0" w:space="0" w:color="auto"/>
        <w:right w:val="none" w:sz="0" w:space="0" w:color="auto"/>
      </w:divBdr>
    </w:div>
    <w:div w:id="1668361234">
      <w:bodyDiv w:val="1"/>
      <w:marLeft w:val="0"/>
      <w:marRight w:val="0"/>
      <w:marTop w:val="0"/>
      <w:marBottom w:val="0"/>
      <w:divBdr>
        <w:top w:val="none" w:sz="0" w:space="0" w:color="auto"/>
        <w:left w:val="none" w:sz="0" w:space="0" w:color="auto"/>
        <w:bottom w:val="none" w:sz="0" w:space="0" w:color="auto"/>
        <w:right w:val="none" w:sz="0" w:space="0" w:color="auto"/>
      </w:divBdr>
      <w:divsChild>
        <w:div w:id="1109937287">
          <w:marLeft w:val="0"/>
          <w:marRight w:val="0"/>
          <w:marTop w:val="0"/>
          <w:marBottom w:val="0"/>
          <w:divBdr>
            <w:top w:val="none" w:sz="0" w:space="0" w:color="auto"/>
            <w:left w:val="none" w:sz="0" w:space="0" w:color="auto"/>
            <w:bottom w:val="none" w:sz="0" w:space="0" w:color="auto"/>
            <w:right w:val="none" w:sz="0" w:space="0" w:color="auto"/>
          </w:divBdr>
          <w:divsChild>
            <w:div w:id="1334189312">
              <w:marLeft w:val="0"/>
              <w:marRight w:val="0"/>
              <w:marTop w:val="0"/>
              <w:marBottom w:val="0"/>
              <w:divBdr>
                <w:top w:val="none" w:sz="0" w:space="0" w:color="auto"/>
                <w:left w:val="none" w:sz="0" w:space="0" w:color="auto"/>
                <w:bottom w:val="none" w:sz="0" w:space="0" w:color="auto"/>
                <w:right w:val="none" w:sz="0" w:space="0" w:color="auto"/>
              </w:divBdr>
            </w:div>
            <w:div w:id="924801416">
              <w:marLeft w:val="0"/>
              <w:marRight w:val="0"/>
              <w:marTop w:val="0"/>
              <w:marBottom w:val="0"/>
              <w:divBdr>
                <w:top w:val="none" w:sz="0" w:space="0" w:color="auto"/>
                <w:left w:val="none" w:sz="0" w:space="0" w:color="auto"/>
                <w:bottom w:val="none" w:sz="0" w:space="0" w:color="auto"/>
                <w:right w:val="none" w:sz="0" w:space="0" w:color="auto"/>
              </w:divBdr>
            </w:div>
            <w:div w:id="1470436067">
              <w:marLeft w:val="0"/>
              <w:marRight w:val="0"/>
              <w:marTop w:val="0"/>
              <w:marBottom w:val="0"/>
              <w:divBdr>
                <w:top w:val="none" w:sz="0" w:space="0" w:color="auto"/>
                <w:left w:val="none" w:sz="0" w:space="0" w:color="auto"/>
                <w:bottom w:val="none" w:sz="0" w:space="0" w:color="auto"/>
                <w:right w:val="none" w:sz="0" w:space="0" w:color="auto"/>
              </w:divBdr>
            </w:div>
            <w:div w:id="739210615">
              <w:marLeft w:val="0"/>
              <w:marRight w:val="0"/>
              <w:marTop w:val="0"/>
              <w:marBottom w:val="0"/>
              <w:divBdr>
                <w:top w:val="none" w:sz="0" w:space="0" w:color="auto"/>
                <w:left w:val="none" w:sz="0" w:space="0" w:color="auto"/>
                <w:bottom w:val="none" w:sz="0" w:space="0" w:color="auto"/>
                <w:right w:val="none" w:sz="0" w:space="0" w:color="auto"/>
              </w:divBdr>
            </w:div>
            <w:div w:id="2123646327">
              <w:marLeft w:val="0"/>
              <w:marRight w:val="0"/>
              <w:marTop w:val="0"/>
              <w:marBottom w:val="0"/>
              <w:divBdr>
                <w:top w:val="none" w:sz="0" w:space="0" w:color="auto"/>
                <w:left w:val="none" w:sz="0" w:space="0" w:color="auto"/>
                <w:bottom w:val="none" w:sz="0" w:space="0" w:color="auto"/>
                <w:right w:val="none" w:sz="0" w:space="0" w:color="auto"/>
              </w:divBdr>
            </w:div>
            <w:div w:id="257326347">
              <w:marLeft w:val="0"/>
              <w:marRight w:val="0"/>
              <w:marTop w:val="0"/>
              <w:marBottom w:val="0"/>
              <w:divBdr>
                <w:top w:val="none" w:sz="0" w:space="0" w:color="auto"/>
                <w:left w:val="none" w:sz="0" w:space="0" w:color="auto"/>
                <w:bottom w:val="none" w:sz="0" w:space="0" w:color="auto"/>
                <w:right w:val="none" w:sz="0" w:space="0" w:color="auto"/>
              </w:divBdr>
            </w:div>
            <w:div w:id="996959709">
              <w:marLeft w:val="0"/>
              <w:marRight w:val="0"/>
              <w:marTop w:val="0"/>
              <w:marBottom w:val="0"/>
              <w:divBdr>
                <w:top w:val="none" w:sz="0" w:space="0" w:color="auto"/>
                <w:left w:val="none" w:sz="0" w:space="0" w:color="auto"/>
                <w:bottom w:val="none" w:sz="0" w:space="0" w:color="auto"/>
                <w:right w:val="none" w:sz="0" w:space="0" w:color="auto"/>
              </w:divBdr>
            </w:div>
            <w:div w:id="42214735">
              <w:marLeft w:val="0"/>
              <w:marRight w:val="0"/>
              <w:marTop w:val="0"/>
              <w:marBottom w:val="0"/>
              <w:divBdr>
                <w:top w:val="none" w:sz="0" w:space="0" w:color="auto"/>
                <w:left w:val="none" w:sz="0" w:space="0" w:color="auto"/>
                <w:bottom w:val="none" w:sz="0" w:space="0" w:color="auto"/>
                <w:right w:val="none" w:sz="0" w:space="0" w:color="auto"/>
              </w:divBdr>
            </w:div>
            <w:div w:id="732851428">
              <w:marLeft w:val="0"/>
              <w:marRight w:val="0"/>
              <w:marTop w:val="0"/>
              <w:marBottom w:val="0"/>
              <w:divBdr>
                <w:top w:val="none" w:sz="0" w:space="0" w:color="auto"/>
                <w:left w:val="none" w:sz="0" w:space="0" w:color="auto"/>
                <w:bottom w:val="none" w:sz="0" w:space="0" w:color="auto"/>
                <w:right w:val="none" w:sz="0" w:space="0" w:color="auto"/>
              </w:divBdr>
            </w:div>
            <w:div w:id="286668625">
              <w:marLeft w:val="0"/>
              <w:marRight w:val="0"/>
              <w:marTop w:val="0"/>
              <w:marBottom w:val="0"/>
              <w:divBdr>
                <w:top w:val="none" w:sz="0" w:space="0" w:color="auto"/>
                <w:left w:val="none" w:sz="0" w:space="0" w:color="auto"/>
                <w:bottom w:val="none" w:sz="0" w:space="0" w:color="auto"/>
                <w:right w:val="none" w:sz="0" w:space="0" w:color="auto"/>
              </w:divBdr>
            </w:div>
          </w:divsChild>
        </w:div>
        <w:div w:id="580215982">
          <w:marLeft w:val="0"/>
          <w:marRight w:val="0"/>
          <w:marTop w:val="0"/>
          <w:marBottom w:val="0"/>
          <w:divBdr>
            <w:top w:val="none" w:sz="0" w:space="0" w:color="auto"/>
            <w:left w:val="none" w:sz="0" w:space="0" w:color="auto"/>
            <w:bottom w:val="none" w:sz="0" w:space="0" w:color="auto"/>
            <w:right w:val="none" w:sz="0" w:space="0" w:color="auto"/>
          </w:divBdr>
          <w:divsChild>
            <w:div w:id="97607963">
              <w:marLeft w:val="0"/>
              <w:marRight w:val="0"/>
              <w:marTop w:val="0"/>
              <w:marBottom w:val="0"/>
              <w:divBdr>
                <w:top w:val="none" w:sz="0" w:space="0" w:color="auto"/>
                <w:left w:val="none" w:sz="0" w:space="0" w:color="auto"/>
                <w:bottom w:val="none" w:sz="0" w:space="0" w:color="auto"/>
                <w:right w:val="none" w:sz="0" w:space="0" w:color="auto"/>
              </w:divBdr>
            </w:div>
            <w:div w:id="1370571051">
              <w:marLeft w:val="0"/>
              <w:marRight w:val="0"/>
              <w:marTop w:val="0"/>
              <w:marBottom w:val="0"/>
              <w:divBdr>
                <w:top w:val="none" w:sz="0" w:space="0" w:color="auto"/>
                <w:left w:val="none" w:sz="0" w:space="0" w:color="auto"/>
                <w:bottom w:val="none" w:sz="0" w:space="0" w:color="auto"/>
                <w:right w:val="none" w:sz="0" w:space="0" w:color="auto"/>
              </w:divBdr>
            </w:div>
            <w:div w:id="485980480">
              <w:marLeft w:val="0"/>
              <w:marRight w:val="0"/>
              <w:marTop w:val="0"/>
              <w:marBottom w:val="0"/>
              <w:divBdr>
                <w:top w:val="none" w:sz="0" w:space="0" w:color="auto"/>
                <w:left w:val="none" w:sz="0" w:space="0" w:color="auto"/>
                <w:bottom w:val="none" w:sz="0" w:space="0" w:color="auto"/>
                <w:right w:val="none" w:sz="0" w:space="0" w:color="auto"/>
              </w:divBdr>
            </w:div>
            <w:div w:id="858813834">
              <w:marLeft w:val="0"/>
              <w:marRight w:val="0"/>
              <w:marTop w:val="0"/>
              <w:marBottom w:val="0"/>
              <w:divBdr>
                <w:top w:val="none" w:sz="0" w:space="0" w:color="auto"/>
                <w:left w:val="none" w:sz="0" w:space="0" w:color="auto"/>
                <w:bottom w:val="none" w:sz="0" w:space="0" w:color="auto"/>
                <w:right w:val="none" w:sz="0" w:space="0" w:color="auto"/>
              </w:divBdr>
            </w:div>
            <w:div w:id="1728600108">
              <w:marLeft w:val="0"/>
              <w:marRight w:val="0"/>
              <w:marTop w:val="0"/>
              <w:marBottom w:val="0"/>
              <w:divBdr>
                <w:top w:val="none" w:sz="0" w:space="0" w:color="auto"/>
                <w:left w:val="none" w:sz="0" w:space="0" w:color="auto"/>
                <w:bottom w:val="none" w:sz="0" w:space="0" w:color="auto"/>
                <w:right w:val="none" w:sz="0" w:space="0" w:color="auto"/>
              </w:divBdr>
            </w:div>
            <w:div w:id="952787277">
              <w:marLeft w:val="0"/>
              <w:marRight w:val="0"/>
              <w:marTop w:val="0"/>
              <w:marBottom w:val="0"/>
              <w:divBdr>
                <w:top w:val="none" w:sz="0" w:space="0" w:color="auto"/>
                <w:left w:val="none" w:sz="0" w:space="0" w:color="auto"/>
                <w:bottom w:val="none" w:sz="0" w:space="0" w:color="auto"/>
                <w:right w:val="none" w:sz="0" w:space="0" w:color="auto"/>
              </w:divBdr>
            </w:div>
            <w:div w:id="913779745">
              <w:marLeft w:val="0"/>
              <w:marRight w:val="0"/>
              <w:marTop w:val="0"/>
              <w:marBottom w:val="0"/>
              <w:divBdr>
                <w:top w:val="none" w:sz="0" w:space="0" w:color="auto"/>
                <w:left w:val="none" w:sz="0" w:space="0" w:color="auto"/>
                <w:bottom w:val="none" w:sz="0" w:space="0" w:color="auto"/>
                <w:right w:val="none" w:sz="0" w:space="0" w:color="auto"/>
              </w:divBdr>
            </w:div>
            <w:div w:id="174660005">
              <w:marLeft w:val="0"/>
              <w:marRight w:val="0"/>
              <w:marTop w:val="0"/>
              <w:marBottom w:val="0"/>
              <w:divBdr>
                <w:top w:val="none" w:sz="0" w:space="0" w:color="auto"/>
                <w:left w:val="none" w:sz="0" w:space="0" w:color="auto"/>
                <w:bottom w:val="none" w:sz="0" w:space="0" w:color="auto"/>
                <w:right w:val="none" w:sz="0" w:space="0" w:color="auto"/>
              </w:divBdr>
            </w:div>
            <w:div w:id="1828782369">
              <w:marLeft w:val="0"/>
              <w:marRight w:val="0"/>
              <w:marTop w:val="0"/>
              <w:marBottom w:val="0"/>
              <w:divBdr>
                <w:top w:val="none" w:sz="0" w:space="0" w:color="auto"/>
                <w:left w:val="none" w:sz="0" w:space="0" w:color="auto"/>
                <w:bottom w:val="none" w:sz="0" w:space="0" w:color="auto"/>
                <w:right w:val="none" w:sz="0" w:space="0" w:color="auto"/>
              </w:divBdr>
            </w:div>
            <w:div w:id="1540046255">
              <w:marLeft w:val="0"/>
              <w:marRight w:val="0"/>
              <w:marTop w:val="0"/>
              <w:marBottom w:val="0"/>
              <w:divBdr>
                <w:top w:val="none" w:sz="0" w:space="0" w:color="auto"/>
                <w:left w:val="none" w:sz="0" w:space="0" w:color="auto"/>
                <w:bottom w:val="none" w:sz="0" w:space="0" w:color="auto"/>
                <w:right w:val="none" w:sz="0" w:space="0" w:color="auto"/>
              </w:divBdr>
            </w:div>
            <w:div w:id="1800798822">
              <w:marLeft w:val="0"/>
              <w:marRight w:val="0"/>
              <w:marTop w:val="0"/>
              <w:marBottom w:val="0"/>
              <w:divBdr>
                <w:top w:val="none" w:sz="0" w:space="0" w:color="auto"/>
                <w:left w:val="none" w:sz="0" w:space="0" w:color="auto"/>
                <w:bottom w:val="none" w:sz="0" w:space="0" w:color="auto"/>
                <w:right w:val="none" w:sz="0" w:space="0" w:color="auto"/>
              </w:divBdr>
            </w:div>
          </w:divsChild>
        </w:div>
        <w:div w:id="1069382627">
          <w:marLeft w:val="0"/>
          <w:marRight w:val="0"/>
          <w:marTop w:val="0"/>
          <w:marBottom w:val="0"/>
          <w:divBdr>
            <w:top w:val="none" w:sz="0" w:space="0" w:color="auto"/>
            <w:left w:val="none" w:sz="0" w:space="0" w:color="auto"/>
            <w:bottom w:val="none" w:sz="0" w:space="0" w:color="auto"/>
            <w:right w:val="none" w:sz="0" w:space="0" w:color="auto"/>
          </w:divBdr>
          <w:divsChild>
            <w:div w:id="115025185">
              <w:marLeft w:val="0"/>
              <w:marRight w:val="0"/>
              <w:marTop w:val="0"/>
              <w:marBottom w:val="0"/>
              <w:divBdr>
                <w:top w:val="none" w:sz="0" w:space="0" w:color="auto"/>
                <w:left w:val="none" w:sz="0" w:space="0" w:color="auto"/>
                <w:bottom w:val="none" w:sz="0" w:space="0" w:color="auto"/>
                <w:right w:val="none" w:sz="0" w:space="0" w:color="auto"/>
              </w:divBdr>
            </w:div>
            <w:div w:id="1708526757">
              <w:marLeft w:val="0"/>
              <w:marRight w:val="0"/>
              <w:marTop w:val="0"/>
              <w:marBottom w:val="0"/>
              <w:divBdr>
                <w:top w:val="none" w:sz="0" w:space="0" w:color="auto"/>
                <w:left w:val="none" w:sz="0" w:space="0" w:color="auto"/>
                <w:bottom w:val="none" w:sz="0" w:space="0" w:color="auto"/>
                <w:right w:val="none" w:sz="0" w:space="0" w:color="auto"/>
              </w:divBdr>
            </w:div>
            <w:div w:id="514274999">
              <w:marLeft w:val="0"/>
              <w:marRight w:val="0"/>
              <w:marTop w:val="0"/>
              <w:marBottom w:val="0"/>
              <w:divBdr>
                <w:top w:val="none" w:sz="0" w:space="0" w:color="auto"/>
                <w:left w:val="none" w:sz="0" w:space="0" w:color="auto"/>
                <w:bottom w:val="none" w:sz="0" w:space="0" w:color="auto"/>
                <w:right w:val="none" w:sz="0" w:space="0" w:color="auto"/>
              </w:divBdr>
            </w:div>
            <w:div w:id="337780860">
              <w:marLeft w:val="0"/>
              <w:marRight w:val="0"/>
              <w:marTop w:val="0"/>
              <w:marBottom w:val="0"/>
              <w:divBdr>
                <w:top w:val="none" w:sz="0" w:space="0" w:color="auto"/>
                <w:left w:val="none" w:sz="0" w:space="0" w:color="auto"/>
                <w:bottom w:val="none" w:sz="0" w:space="0" w:color="auto"/>
                <w:right w:val="none" w:sz="0" w:space="0" w:color="auto"/>
              </w:divBdr>
            </w:div>
            <w:div w:id="1084913389">
              <w:marLeft w:val="0"/>
              <w:marRight w:val="0"/>
              <w:marTop w:val="0"/>
              <w:marBottom w:val="0"/>
              <w:divBdr>
                <w:top w:val="none" w:sz="0" w:space="0" w:color="auto"/>
                <w:left w:val="none" w:sz="0" w:space="0" w:color="auto"/>
                <w:bottom w:val="none" w:sz="0" w:space="0" w:color="auto"/>
                <w:right w:val="none" w:sz="0" w:space="0" w:color="auto"/>
              </w:divBdr>
            </w:div>
            <w:div w:id="264503969">
              <w:marLeft w:val="0"/>
              <w:marRight w:val="0"/>
              <w:marTop w:val="0"/>
              <w:marBottom w:val="0"/>
              <w:divBdr>
                <w:top w:val="none" w:sz="0" w:space="0" w:color="auto"/>
                <w:left w:val="none" w:sz="0" w:space="0" w:color="auto"/>
                <w:bottom w:val="none" w:sz="0" w:space="0" w:color="auto"/>
                <w:right w:val="none" w:sz="0" w:space="0" w:color="auto"/>
              </w:divBdr>
            </w:div>
            <w:div w:id="879169046">
              <w:marLeft w:val="0"/>
              <w:marRight w:val="0"/>
              <w:marTop w:val="0"/>
              <w:marBottom w:val="0"/>
              <w:divBdr>
                <w:top w:val="none" w:sz="0" w:space="0" w:color="auto"/>
                <w:left w:val="none" w:sz="0" w:space="0" w:color="auto"/>
                <w:bottom w:val="none" w:sz="0" w:space="0" w:color="auto"/>
                <w:right w:val="none" w:sz="0" w:space="0" w:color="auto"/>
              </w:divBdr>
            </w:div>
            <w:div w:id="1795362170">
              <w:marLeft w:val="0"/>
              <w:marRight w:val="0"/>
              <w:marTop w:val="0"/>
              <w:marBottom w:val="0"/>
              <w:divBdr>
                <w:top w:val="none" w:sz="0" w:space="0" w:color="auto"/>
                <w:left w:val="none" w:sz="0" w:space="0" w:color="auto"/>
                <w:bottom w:val="none" w:sz="0" w:space="0" w:color="auto"/>
                <w:right w:val="none" w:sz="0" w:space="0" w:color="auto"/>
              </w:divBdr>
            </w:div>
            <w:div w:id="5418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5999">
      <w:bodyDiv w:val="1"/>
      <w:marLeft w:val="0"/>
      <w:marRight w:val="0"/>
      <w:marTop w:val="0"/>
      <w:marBottom w:val="0"/>
      <w:divBdr>
        <w:top w:val="none" w:sz="0" w:space="0" w:color="auto"/>
        <w:left w:val="none" w:sz="0" w:space="0" w:color="auto"/>
        <w:bottom w:val="none" w:sz="0" w:space="0" w:color="auto"/>
        <w:right w:val="none" w:sz="0" w:space="0" w:color="auto"/>
      </w:divBdr>
      <w:divsChild>
        <w:div w:id="272708503">
          <w:marLeft w:val="0"/>
          <w:marRight w:val="0"/>
          <w:marTop w:val="0"/>
          <w:marBottom w:val="0"/>
          <w:divBdr>
            <w:top w:val="none" w:sz="0" w:space="0" w:color="auto"/>
            <w:left w:val="none" w:sz="0" w:space="0" w:color="auto"/>
            <w:bottom w:val="none" w:sz="0" w:space="0" w:color="auto"/>
            <w:right w:val="none" w:sz="0" w:space="0" w:color="auto"/>
          </w:divBdr>
        </w:div>
        <w:div w:id="1284314239">
          <w:marLeft w:val="0"/>
          <w:marRight w:val="0"/>
          <w:marTop w:val="0"/>
          <w:marBottom w:val="0"/>
          <w:divBdr>
            <w:top w:val="none" w:sz="0" w:space="0" w:color="auto"/>
            <w:left w:val="none" w:sz="0" w:space="0" w:color="auto"/>
            <w:bottom w:val="none" w:sz="0" w:space="0" w:color="auto"/>
            <w:right w:val="none" w:sz="0" w:space="0" w:color="auto"/>
          </w:divBdr>
        </w:div>
      </w:divsChild>
    </w:div>
    <w:div w:id="1817840323">
      <w:bodyDiv w:val="1"/>
      <w:marLeft w:val="0"/>
      <w:marRight w:val="0"/>
      <w:marTop w:val="0"/>
      <w:marBottom w:val="0"/>
      <w:divBdr>
        <w:top w:val="none" w:sz="0" w:space="0" w:color="auto"/>
        <w:left w:val="none" w:sz="0" w:space="0" w:color="auto"/>
        <w:bottom w:val="none" w:sz="0" w:space="0" w:color="auto"/>
        <w:right w:val="none" w:sz="0" w:space="0" w:color="auto"/>
      </w:divBdr>
    </w:div>
    <w:div w:id="1955752234">
      <w:bodyDiv w:val="1"/>
      <w:marLeft w:val="0"/>
      <w:marRight w:val="0"/>
      <w:marTop w:val="0"/>
      <w:marBottom w:val="0"/>
      <w:divBdr>
        <w:top w:val="none" w:sz="0" w:space="0" w:color="auto"/>
        <w:left w:val="none" w:sz="0" w:space="0" w:color="auto"/>
        <w:bottom w:val="none" w:sz="0" w:space="0" w:color="auto"/>
        <w:right w:val="none" w:sz="0" w:space="0" w:color="auto"/>
      </w:divBdr>
    </w:div>
    <w:div w:id="2042900956">
      <w:bodyDiv w:val="1"/>
      <w:marLeft w:val="0"/>
      <w:marRight w:val="0"/>
      <w:marTop w:val="0"/>
      <w:marBottom w:val="0"/>
      <w:divBdr>
        <w:top w:val="none" w:sz="0" w:space="0" w:color="auto"/>
        <w:left w:val="none" w:sz="0" w:space="0" w:color="auto"/>
        <w:bottom w:val="none" w:sz="0" w:space="0" w:color="auto"/>
        <w:right w:val="none" w:sz="0" w:space="0" w:color="auto"/>
      </w:divBdr>
      <w:divsChild>
        <w:div w:id="443114065">
          <w:marLeft w:val="0"/>
          <w:marRight w:val="0"/>
          <w:marTop w:val="0"/>
          <w:marBottom w:val="0"/>
          <w:divBdr>
            <w:top w:val="none" w:sz="0" w:space="0" w:color="auto"/>
            <w:left w:val="none" w:sz="0" w:space="0" w:color="auto"/>
            <w:bottom w:val="none" w:sz="0" w:space="0" w:color="auto"/>
            <w:right w:val="none" w:sz="0" w:space="0" w:color="auto"/>
          </w:divBdr>
        </w:div>
        <w:div w:id="1657799429">
          <w:marLeft w:val="0"/>
          <w:marRight w:val="0"/>
          <w:marTop w:val="0"/>
          <w:marBottom w:val="0"/>
          <w:divBdr>
            <w:top w:val="none" w:sz="0" w:space="0" w:color="auto"/>
            <w:left w:val="none" w:sz="0" w:space="0" w:color="auto"/>
            <w:bottom w:val="none" w:sz="0" w:space="0" w:color="auto"/>
            <w:right w:val="none" w:sz="0" w:space="0" w:color="auto"/>
          </w:divBdr>
        </w:div>
        <w:div w:id="1801730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chart" Target="charts/chart4.xml"/><Relationship Id="rId42" Type="http://schemas.openxmlformats.org/officeDocument/2006/relationships/diagramLayout" Target="diagrams/layout2.xml"/><Relationship Id="rId47" Type="http://schemas.openxmlformats.org/officeDocument/2006/relationships/diagramLayout" Target="diagrams/layout3.xml"/><Relationship Id="rId63" Type="http://schemas.openxmlformats.org/officeDocument/2006/relationships/diagramQuickStyle" Target="diagrams/quickStyle6.xml"/><Relationship Id="rId68" Type="http://schemas.openxmlformats.org/officeDocument/2006/relationships/diagramQuickStyle" Target="diagrams/quickStyle7.xml"/><Relationship Id="rId84" Type="http://schemas.openxmlformats.org/officeDocument/2006/relationships/hyperlink" Target="http://es.slideshare.net/AdrianaRojas12/arte-y-cultura-en-las-ciudades-inteligentes" TargetMode="External"/><Relationship Id="rId89" Type="http://schemas.openxmlformats.org/officeDocument/2006/relationships/hyperlink" Target="http://www.youngmarketing.co/8-lecciones-de-movilidad-para-las-ciudades-del-futuro/" TargetMode="External"/><Relationship Id="rId16" Type="http://schemas.openxmlformats.org/officeDocument/2006/relationships/hyperlink" Target="http://www.mintic.gov.co/portal/604/w3-article-1881.html" TargetMode="External"/><Relationship Id="rId11" Type="http://schemas.openxmlformats.org/officeDocument/2006/relationships/hyperlink" Target="file:///C:\Users\Kery%20Bohorquez\Documents\SMART%20CITIES\Informe%20de%20Investigaci&#243;n%20Smart%20Cities_V1%20DEF..docx" TargetMode="External"/><Relationship Id="rId32" Type="http://schemas.openxmlformats.org/officeDocument/2006/relationships/image" Target="media/image9.emf"/><Relationship Id="rId37" Type="http://schemas.openxmlformats.org/officeDocument/2006/relationships/diagramLayout" Target="diagrams/layout1.xml"/><Relationship Id="rId53" Type="http://schemas.openxmlformats.org/officeDocument/2006/relationships/diagramQuickStyle" Target="diagrams/quickStyle4.xml"/><Relationship Id="rId58" Type="http://schemas.openxmlformats.org/officeDocument/2006/relationships/diagramQuickStyle" Target="diagrams/quickStyle5.xml"/><Relationship Id="rId74" Type="http://schemas.openxmlformats.org/officeDocument/2006/relationships/diagramColors" Target="diagrams/colors8.xml"/><Relationship Id="rId79" Type="http://schemas.openxmlformats.org/officeDocument/2006/relationships/hyperlink" Target="http://asesoftwarecloudcolombia.blogspot.com.co/2012/04/cloud-report.html" TargetMode="External"/><Relationship Id="rId5" Type="http://schemas.openxmlformats.org/officeDocument/2006/relationships/settings" Target="settings.xml"/><Relationship Id="rId90" Type="http://schemas.openxmlformats.org/officeDocument/2006/relationships/hyperlink" Target="http://www.smartcityexpo.com" TargetMode="External"/><Relationship Id="rId95" Type="http://schemas.openxmlformats.org/officeDocument/2006/relationships/footer" Target="footer1.xml"/><Relationship Id="rId22" Type="http://schemas.openxmlformats.org/officeDocument/2006/relationships/chart" Target="charts/chart5.xml"/><Relationship Id="rId27" Type="http://schemas.openxmlformats.org/officeDocument/2006/relationships/image" Target="media/image6.emf"/><Relationship Id="rId43" Type="http://schemas.openxmlformats.org/officeDocument/2006/relationships/diagramQuickStyle" Target="diagrams/quickStyle2.xml"/><Relationship Id="rId48" Type="http://schemas.openxmlformats.org/officeDocument/2006/relationships/diagramQuickStyle" Target="diagrams/quickStyle3.xml"/><Relationship Id="rId64" Type="http://schemas.openxmlformats.org/officeDocument/2006/relationships/diagramColors" Target="diagrams/colors6.xml"/><Relationship Id="rId69" Type="http://schemas.openxmlformats.org/officeDocument/2006/relationships/diagramColors" Target="diagrams/colors7.xml"/><Relationship Id="rId80" Type="http://schemas.openxmlformats.org/officeDocument/2006/relationships/hyperlink" Target="http://tiendaaplicacionescolombia.cloudapp.net/frm/home/frmHome.aspx" TargetMode="External"/><Relationship Id="rId85" Type="http://schemas.openxmlformats.org/officeDocument/2006/relationships/hyperlink" Target="http://www.boe.es/boe/dias/2014/04/05/pdfs/BOE-A-2014-3649.pdf"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www.mintic.gov.co/portal/604/w3-article-7402.html" TargetMode="External"/><Relationship Id="rId25" Type="http://schemas.openxmlformats.org/officeDocument/2006/relationships/chart" Target="charts/chart8.xml"/><Relationship Id="rId33" Type="http://schemas.openxmlformats.org/officeDocument/2006/relationships/image" Target="media/image10.png"/><Relationship Id="rId38" Type="http://schemas.openxmlformats.org/officeDocument/2006/relationships/diagramQuickStyle" Target="diagrams/quickStyle1.xml"/><Relationship Id="rId46" Type="http://schemas.openxmlformats.org/officeDocument/2006/relationships/diagramData" Target="diagrams/data3.xml"/><Relationship Id="rId59" Type="http://schemas.openxmlformats.org/officeDocument/2006/relationships/diagramColors" Target="diagrams/colors5.xml"/><Relationship Id="rId67" Type="http://schemas.openxmlformats.org/officeDocument/2006/relationships/diagramLayout" Target="diagrams/layout7.xml"/><Relationship Id="rId20" Type="http://schemas.openxmlformats.org/officeDocument/2006/relationships/chart" Target="charts/chart3.xml"/><Relationship Id="rId41" Type="http://schemas.openxmlformats.org/officeDocument/2006/relationships/diagramData" Target="diagrams/data2.xml"/><Relationship Id="rId54" Type="http://schemas.openxmlformats.org/officeDocument/2006/relationships/diagramColors" Target="diagrams/colors4.xml"/><Relationship Id="rId62" Type="http://schemas.openxmlformats.org/officeDocument/2006/relationships/diagramLayout" Target="diagrams/layout6.xml"/><Relationship Id="rId70" Type="http://schemas.microsoft.com/office/2007/relationships/diagramDrawing" Target="diagrams/drawing7.xml"/><Relationship Id="rId75" Type="http://schemas.microsoft.com/office/2007/relationships/diagramDrawing" Target="diagrams/drawing8.xml"/><Relationship Id="rId83" Type="http://schemas.openxmlformats.org/officeDocument/2006/relationships/hyperlink" Target="http://www.mintic.gov.co/portal/604/w3-article-1881.html" TargetMode="External"/><Relationship Id="rId88" Type="http://schemas.openxmlformats.org/officeDocument/2006/relationships/hyperlink" Target="http://blogs.iadb.org/ciudadessostenibles/2013/11/27/tenemos-ciudades-inteligentes-en-america-latina/" TargetMode="External"/><Relationship Id="rId91" Type="http://schemas.openxmlformats.org/officeDocument/2006/relationships/hyperlink" Target="http://micrositios.mintic.gov.co/vivedigital/2014-2018/proposito.php?lg=26"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Excel_Worksheet1.xlsx"/><Relationship Id="rId23" Type="http://schemas.openxmlformats.org/officeDocument/2006/relationships/chart" Target="charts/chart6.xml"/><Relationship Id="rId28" Type="http://schemas.openxmlformats.org/officeDocument/2006/relationships/image" Target="media/image7.png"/><Relationship Id="rId36" Type="http://schemas.openxmlformats.org/officeDocument/2006/relationships/diagramData" Target="diagrams/data1.xml"/><Relationship Id="rId49" Type="http://schemas.openxmlformats.org/officeDocument/2006/relationships/diagramColors" Target="diagrams/colors3.xml"/><Relationship Id="rId57" Type="http://schemas.openxmlformats.org/officeDocument/2006/relationships/diagramLayout" Target="diagrams/layout5.xml"/><Relationship Id="rId10" Type="http://schemas.openxmlformats.org/officeDocument/2006/relationships/header" Target="header1.xml"/><Relationship Id="rId31" Type="http://schemas.openxmlformats.org/officeDocument/2006/relationships/chart" Target="charts/chart9.xml"/><Relationship Id="rId44" Type="http://schemas.openxmlformats.org/officeDocument/2006/relationships/diagramColors" Target="diagrams/colors2.xml"/><Relationship Id="rId52" Type="http://schemas.openxmlformats.org/officeDocument/2006/relationships/diagramLayout" Target="diagrams/layout4.xml"/><Relationship Id="rId60" Type="http://schemas.microsoft.com/office/2007/relationships/diagramDrawing" Target="diagrams/drawing5.xml"/><Relationship Id="rId65" Type="http://schemas.microsoft.com/office/2007/relationships/diagramDrawing" Target="diagrams/drawing6.xml"/><Relationship Id="rId73" Type="http://schemas.openxmlformats.org/officeDocument/2006/relationships/diagramQuickStyle" Target="diagrams/quickStyle8.xml"/><Relationship Id="rId78" Type="http://schemas.openxmlformats.org/officeDocument/2006/relationships/image" Target="media/image13.png"/><Relationship Id="rId81" Type="http://schemas.openxmlformats.org/officeDocument/2006/relationships/hyperlink" Target="http://tiendaaplicacionescolombia.cloudapp.net/frm/home/frmHome.aspx" TargetMode="External"/><Relationship Id="rId86" Type="http://schemas.openxmlformats.org/officeDocument/2006/relationships/hyperlink" Target="https://www.thalesgroup.com/es/espana/case-study/integracion-de-transporte-y-seguridad-para-una-ciudad-inteligente" TargetMode="External"/><Relationship Id="rId9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hyperlink" Target="http://observatorio.cenatic.es/index.php?id=806:plataformas-servicios-y-aplicaciones-de-codigo-abierto-para-las-smart-cities&amp;Itemid=137&amp;option=com_content&amp;catid=94:tecnologia&amp;view=article" TargetMode="External"/><Relationship Id="rId39" Type="http://schemas.openxmlformats.org/officeDocument/2006/relationships/diagramColors" Target="diagrams/colors1.xml"/><Relationship Id="rId34" Type="http://schemas.openxmlformats.org/officeDocument/2006/relationships/comments" Target="comments.xml"/><Relationship Id="rId50" Type="http://schemas.microsoft.com/office/2007/relationships/diagramDrawing" Target="diagrams/drawing3.xml"/><Relationship Id="rId55" Type="http://schemas.microsoft.com/office/2007/relationships/diagramDrawing" Target="diagrams/drawing4.xml"/><Relationship Id="rId76" Type="http://schemas.openxmlformats.org/officeDocument/2006/relationships/image" Target="media/image11.emf"/><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diagramData" Target="diagrams/data8.xml"/><Relationship Id="rId92" Type="http://schemas.openxmlformats.org/officeDocument/2006/relationships/hyperlink" Target="http://www.bancomundial.org/es/news/press-release/2016/01/12/presidente-del-grupo-banco-mundial-visitara-colombia"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chart" Target="charts/chart7.xml"/><Relationship Id="rId40" Type="http://schemas.microsoft.com/office/2007/relationships/diagramDrawing" Target="diagrams/drawing1.xml"/><Relationship Id="rId45" Type="http://schemas.microsoft.com/office/2007/relationships/diagramDrawing" Target="diagrams/drawing2.xml"/><Relationship Id="rId66" Type="http://schemas.openxmlformats.org/officeDocument/2006/relationships/diagramData" Target="diagrams/data7.xml"/><Relationship Id="rId87" Type="http://schemas.openxmlformats.org/officeDocument/2006/relationships/hyperlink" Target="https://www.enlace-apb.com/interssi/DECRETO_3047_DEL_27_DE_DICIEMBRE_DE_2013.pdf" TargetMode="External"/><Relationship Id="rId61" Type="http://schemas.openxmlformats.org/officeDocument/2006/relationships/diagramData" Target="diagrams/data6.xml"/><Relationship Id="rId82" Type="http://schemas.openxmlformats.org/officeDocument/2006/relationships/hyperlink" Target="http://blogs.iadb.org/abierto-al-publico/2014/07/08/el-conocimiento-abierto-como-acelerador-de-las-smart-cities/" TargetMode="External"/><Relationship Id="rId19" Type="http://schemas.openxmlformats.org/officeDocument/2006/relationships/chart" Target="charts/chart2.xml"/><Relationship Id="rId14" Type="http://schemas.openxmlformats.org/officeDocument/2006/relationships/image" Target="media/image4.emf"/><Relationship Id="rId30" Type="http://schemas.openxmlformats.org/officeDocument/2006/relationships/package" Target="embeddings/Microsoft_Excel_Worksheet5.xlsx"/><Relationship Id="rId35" Type="http://schemas.microsoft.com/office/2011/relationships/commentsExtended" Target="commentsExtended.xml"/><Relationship Id="rId56" Type="http://schemas.openxmlformats.org/officeDocument/2006/relationships/diagramData" Target="diagrams/data5.xml"/><Relationship Id="rId77"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diagramData" Target="diagrams/data4.xml"/><Relationship Id="rId72" Type="http://schemas.openxmlformats.org/officeDocument/2006/relationships/diagramLayout" Target="diagrams/layout8.xml"/><Relationship Id="rId93" Type="http://schemas.openxmlformats.org/officeDocument/2006/relationships/hyperlink" Target="http://www.iadb.org/es/banco-interamericano-de-desarrollo,2837.html"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Usuario%20712\Desktop\Copia%20de%20Matriz%20de%20Investigaci&#243;n%20Smart%20City.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D:\OyG\Matriz%20de%20Investigaci&#243;n%20Smart%20City_V1.0.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D:\OyG\Matriz%20de%20Investigaci&#243;n%20Smart%20City_V1.0.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1" Type="http://schemas.openxmlformats.org/officeDocument/2006/relationships/oleObject" Target="file:///D:\OyG\Matriz%20de%20Investigaci&#243;n%20Smart%20City_V1.0.xlsx" TargetMode="Externa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8.xml.rels><?xml version="1.0" encoding="UTF-8" standalone="yes"?>
<Relationships xmlns="http://schemas.openxmlformats.org/package/2006/relationships"><Relationship Id="rId1" Type="http://schemas.openxmlformats.org/officeDocument/2006/relationships/oleObject" Target="file:///D:\OyG\Matriz%20de%20Investigaci&#243;n%20Smart%20City_V1.0.xlsx" TargetMode="Externa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CO" sz="900" b="1" i="0" baseline="0">
                <a:effectLst/>
                <a:latin typeface="Century Gothic" panose="020B0502020202020204" pitchFamily="34" charset="0"/>
              </a:rPr>
              <a:t>PORCENTAJES DE INFORMACIÓN POR FUENTE</a:t>
            </a:r>
            <a:endParaRPr lang="es-CO" sz="900">
              <a:effectLst/>
              <a:latin typeface="Century Gothic" panose="020B0502020202020204" pitchFamily="34" charset="0"/>
            </a:endParaRPr>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Pt>
            <c:idx val="0"/>
            <c:invertIfNegative val="0"/>
            <c:bubble3D val="0"/>
            <c:spPr>
              <a:solidFill>
                <a:schemeClr val="accent5">
                  <a:lumMod val="60000"/>
                  <a:lumOff val="4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1"/>
            <c:invertIfNegative val="0"/>
            <c:bubble3D val="0"/>
            <c:spPr>
              <a:solidFill>
                <a:schemeClr val="bg1">
                  <a:lumMod val="5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2"/>
            <c:invertIfNegative val="0"/>
            <c:bubble3D val="0"/>
            <c:spPr>
              <a:solidFill>
                <a:srgbClr val="92D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3"/>
            <c:invertIfNegative val="0"/>
            <c:bubble3D val="0"/>
            <c:spPr>
              <a:solidFill>
                <a:srgbClr val="CCFFFF"/>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Lbls>
            <c:dLbl>
              <c:idx val="0"/>
              <c:showLegendKey val="0"/>
              <c:showVal val="1"/>
              <c:showCatName val="0"/>
              <c:showSerName val="0"/>
              <c:showPercent val="0"/>
              <c:showBubbleSize val="0"/>
              <c:extLst>
                <c:ext xmlns:c15="http://schemas.microsoft.com/office/drawing/2012/chart" uri="{CE6537A1-D6FC-4f65-9D91-7224C49458BB}"/>
              </c:extLst>
            </c:dLbl>
            <c:dLbl>
              <c:idx val="1"/>
              <c:showLegendKey val="0"/>
              <c:showVal val="1"/>
              <c:showCatName val="0"/>
              <c:showSerName val="0"/>
              <c:showPercent val="0"/>
              <c:showBubbleSize val="0"/>
              <c:extLst>
                <c:ext xmlns:c15="http://schemas.microsoft.com/office/drawing/2012/chart" uri="{CE6537A1-D6FC-4f65-9D91-7224C49458BB}"/>
              </c:extLst>
            </c:dLbl>
            <c:dLbl>
              <c:idx val="2"/>
              <c:showLegendKey val="0"/>
              <c:showVal val="1"/>
              <c:showCatName val="0"/>
              <c:showSerName val="0"/>
              <c:showPercent val="0"/>
              <c:showBubbleSize val="0"/>
              <c:extLst>
                <c:ext xmlns:c15="http://schemas.microsoft.com/office/drawing/2012/chart" uri="{CE6537A1-D6FC-4f65-9D91-7224C49458BB}"/>
              </c:extLst>
            </c:dLbl>
            <c:dLbl>
              <c:idx val="3"/>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700" b="1" i="0" u="none" strike="noStrike" kern="1200" baseline="0">
                    <a:solidFill>
                      <a:schemeClr val="tx1">
                        <a:lumMod val="75000"/>
                        <a:lumOff val="25000"/>
                      </a:schemeClr>
                    </a:solidFill>
                    <a:latin typeface="Century Gothic" panose="020B0502020202020204" pitchFamily="34" charset="0"/>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Graficas!$C$29:$F$29</c:f>
              <c:strCache>
                <c:ptCount val="4"/>
                <c:pt idx="0">
                  <c:v>MINTIC</c:v>
                </c:pt>
                <c:pt idx="1">
                  <c:v>BID</c:v>
                </c:pt>
                <c:pt idx="2">
                  <c:v>BM</c:v>
                </c:pt>
                <c:pt idx="3">
                  <c:v>OTRAS FUENTES</c:v>
                </c:pt>
              </c:strCache>
            </c:strRef>
          </c:cat>
          <c:val>
            <c:numRef>
              <c:f>Graficas!$C$30:$F$30</c:f>
              <c:numCache>
                <c:formatCode>0%</c:formatCode>
                <c:ptCount val="4"/>
                <c:pt idx="0">
                  <c:v>0.38</c:v>
                </c:pt>
                <c:pt idx="1">
                  <c:v>0.19</c:v>
                </c:pt>
                <c:pt idx="2">
                  <c:v>0.08</c:v>
                </c:pt>
                <c:pt idx="3">
                  <c:v>0.35</c:v>
                </c:pt>
              </c:numCache>
            </c:numRef>
          </c:val>
        </c:ser>
        <c:dLbls>
          <c:showLegendKey val="0"/>
          <c:showVal val="0"/>
          <c:showCatName val="0"/>
          <c:showSerName val="0"/>
          <c:showPercent val="0"/>
          <c:showBubbleSize val="0"/>
        </c:dLbls>
        <c:gapWidth val="100"/>
        <c:overlap val="-24"/>
        <c:axId val="1552268224"/>
        <c:axId val="1802943584"/>
      </c:barChart>
      <c:catAx>
        <c:axId val="155226822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Century Gothic" panose="020B0502020202020204" pitchFamily="34" charset="0"/>
                <a:ea typeface="+mn-ea"/>
                <a:cs typeface="+mn-cs"/>
              </a:defRPr>
            </a:pPr>
            <a:endParaRPr lang="es-CO"/>
          </a:p>
        </c:txPr>
        <c:crossAx val="1802943584"/>
        <c:crosses val="autoZero"/>
        <c:auto val="1"/>
        <c:lblAlgn val="ctr"/>
        <c:lblOffset val="100"/>
        <c:noMultiLvlLbl val="0"/>
      </c:catAx>
      <c:valAx>
        <c:axId val="1802943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entury Gothic" panose="020B0502020202020204" pitchFamily="34" charset="0"/>
                <a:ea typeface="+mn-ea"/>
                <a:cs typeface="+mn-cs"/>
              </a:defRPr>
            </a:pPr>
            <a:endParaRPr lang="es-CO"/>
          </a:p>
        </c:txPr>
        <c:crossAx val="1552268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CO" dirty="0"/>
              <a:t>Aspectos Investigados</a:t>
            </a:r>
          </a:p>
          <a:p>
            <a:pPr>
              <a:defRPr/>
            </a:pPr>
            <a:r>
              <a:rPr lang="es-CO" dirty="0" smtClean="0"/>
              <a:t>E-GOVERNMENT</a:t>
            </a:r>
            <a:endParaRPr lang="es-CO" dirty="0"/>
          </a:p>
        </c:rich>
      </c:tx>
      <c:overlay val="0"/>
    </c:title>
    <c:autoTitleDeleted val="0"/>
    <c:view3D>
      <c:rotX val="15"/>
      <c:rotY val="60"/>
      <c:rAngAx val="1"/>
    </c:view3D>
    <c:floor>
      <c:thickness val="0"/>
    </c:floor>
    <c:sideWall>
      <c:thickness val="0"/>
    </c:sideWall>
    <c:backWall>
      <c:thickness val="0"/>
    </c:backWall>
    <c:plotArea>
      <c:layout/>
      <c:bar3DChart>
        <c:barDir val="bar"/>
        <c:grouping val="percentStacked"/>
        <c:varyColors val="0"/>
        <c:ser>
          <c:idx val="0"/>
          <c:order val="0"/>
          <c:tx>
            <c:strRef>
              <c:f>Graficas!$P$14</c:f>
              <c:strCache>
                <c:ptCount val="1"/>
                <c:pt idx="0">
                  <c:v>MINTIC</c:v>
                </c:pt>
              </c:strCache>
            </c:strRef>
          </c:tx>
          <c:spPr>
            <a:solidFill>
              <a:srgbClr val="4472C4">
                <a:lumMod val="60000"/>
                <a:lumOff val="40000"/>
              </a:srgbClr>
            </a:solidFill>
          </c:spPr>
          <c:invertIfNegative val="0"/>
          <c:cat>
            <c:strRef>
              <c:f>Graficas!$O$15:$O$19</c:f>
              <c:strCache>
                <c:ptCount val="5"/>
                <c:pt idx="0">
                  <c:v>Marco Legal</c:v>
                </c:pt>
                <c:pt idx="1">
                  <c:v>Entes Involucrados</c:v>
                </c:pt>
                <c:pt idx="2">
                  <c:v>Tecnología </c:v>
                </c:pt>
                <c:pt idx="3">
                  <c:v>Ventajas </c:v>
                </c:pt>
                <c:pt idx="4">
                  <c:v>Riesgos</c:v>
                </c:pt>
              </c:strCache>
            </c:strRef>
          </c:cat>
          <c:val>
            <c:numRef>
              <c:f>Graficas!$P$15:$P$19</c:f>
              <c:numCache>
                <c:formatCode>0%</c:formatCode>
                <c:ptCount val="5"/>
                <c:pt idx="0">
                  <c:v>0.25</c:v>
                </c:pt>
                <c:pt idx="1">
                  <c:v>0.25</c:v>
                </c:pt>
                <c:pt idx="2">
                  <c:v>0.25</c:v>
                </c:pt>
                <c:pt idx="3">
                  <c:v>0.25</c:v>
                </c:pt>
                <c:pt idx="4" formatCode="General">
                  <c:v>0</c:v>
                </c:pt>
              </c:numCache>
            </c:numRef>
          </c:val>
        </c:ser>
        <c:ser>
          <c:idx val="1"/>
          <c:order val="1"/>
          <c:tx>
            <c:strRef>
              <c:f>Graficas!$Q$14</c:f>
              <c:strCache>
                <c:ptCount val="1"/>
                <c:pt idx="0">
                  <c:v>BID</c:v>
                </c:pt>
              </c:strCache>
            </c:strRef>
          </c:tx>
          <c:spPr>
            <a:solidFill>
              <a:sysClr val="window" lastClr="FFFFFF">
                <a:lumMod val="50000"/>
              </a:sysClr>
            </a:solidFill>
          </c:spPr>
          <c:invertIfNegative val="0"/>
          <c:cat>
            <c:strRef>
              <c:f>Graficas!$O$15:$O$19</c:f>
              <c:strCache>
                <c:ptCount val="5"/>
                <c:pt idx="0">
                  <c:v>Marco Legal</c:v>
                </c:pt>
                <c:pt idx="1">
                  <c:v>Entes Involucrados</c:v>
                </c:pt>
                <c:pt idx="2">
                  <c:v>Tecnología </c:v>
                </c:pt>
                <c:pt idx="3">
                  <c:v>Ventajas </c:v>
                </c:pt>
                <c:pt idx="4">
                  <c:v>Riesgos</c:v>
                </c:pt>
              </c:strCache>
            </c:strRef>
          </c:cat>
          <c:val>
            <c:numRef>
              <c:f>Graficas!$Q$15:$Q$19</c:f>
              <c:numCache>
                <c:formatCode>0%</c:formatCode>
                <c:ptCount val="5"/>
                <c:pt idx="0" formatCode="General">
                  <c:v>0</c:v>
                </c:pt>
                <c:pt idx="1">
                  <c:v>0.25</c:v>
                </c:pt>
                <c:pt idx="2">
                  <c:v>0.25</c:v>
                </c:pt>
                <c:pt idx="3">
                  <c:v>0.25</c:v>
                </c:pt>
                <c:pt idx="4">
                  <c:v>0.25</c:v>
                </c:pt>
              </c:numCache>
            </c:numRef>
          </c:val>
        </c:ser>
        <c:ser>
          <c:idx val="2"/>
          <c:order val="2"/>
          <c:tx>
            <c:strRef>
              <c:f>Graficas!$R$14</c:f>
              <c:strCache>
                <c:ptCount val="1"/>
                <c:pt idx="0">
                  <c:v>BM</c:v>
                </c:pt>
              </c:strCache>
            </c:strRef>
          </c:tx>
          <c:spPr>
            <a:solidFill>
              <a:srgbClr val="92D050"/>
            </a:solidFill>
          </c:spPr>
          <c:invertIfNegative val="0"/>
          <c:cat>
            <c:strRef>
              <c:f>Graficas!$O$15:$O$19</c:f>
              <c:strCache>
                <c:ptCount val="5"/>
                <c:pt idx="0">
                  <c:v>Marco Legal</c:v>
                </c:pt>
                <c:pt idx="1">
                  <c:v>Entes Involucrados</c:v>
                </c:pt>
                <c:pt idx="2">
                  <c:v>Tecnología </c:v>
                </c:pt>
                <c:pt idx="3">
                  <c:v>Ventajas </c:v>
                </c:pt>
                <c:pt idx="4">
                  <c:v>Riesgos</c:v>
                </c:pt>
              </c:strCache>
            </c:strRef>
          </c:cat>
          <c:val>
            <c:numRef>
              <c:f>Graficas!$R$15:$R$19</c:f>
              <c:numCache>
                <c:formatCode>0%</c:formatCode>
                <c:ptCount val="5"/>
                <c:pt idx="0" formatCode="General">
                  <c:v>0</c:v>
                </c:pt>
                <c:pt idx="1">
                  <c:v>0.25</c:v>
                </c:pt>
                <c:pt idx="2" formatCode="General">
                  <c:v>0</c:v>
                </c:pt>
                <c:pt idx="3" formatCode="General">
                  <c:v>0</c:v>
                </c:pt>
                <c:pt idx="4" formatCode="General">
                  <c:v>0</c:v>
                </c:pt>
              </c:numCache>
            </c:numRef>
          </c:val>
        </c:ser>
        <c:ser>
          <c:idx val="3"/>
          <c:order val="3"/>
          <c:tx>
            <c:strRef>
              <c:f>Graficas!$S$14</c:f>
              <c:strCache>
                <c:ptCount val="1"/>
                <c:pt idx="0">
                  <c:v>OTRAS FUENTES</c:v>
                </c:pt>
              </c:strCache>
            </c:strRef>
          </c:tx>
          <c:spPr>
            <a:solidFill>
              <a:srgbClr val="CCFFFF"/>
            </a:solidFill>
          </c:spPr>
          <c:invertIfNegative val="0"/>
          <c:cat>
            <c:strRef>
              <c:f>Graficas!$O$15:$O$19</c:f>
              <c:strCache>
                <c:ptCount val="5"/>
                <c:pt idx="0">
                  <c:v>Marco Legal</c:v>
                </c:pt>
                <c:pt idx="1">
                  <c:v>Entes Involucrados</c:v>
                </c:pt>
                <c:pt idx="2">
                  <c:v>Tecnología </c:v>
                </c:pt>
                <c:pt idx="3">
                  <c:v>Ventajas </c:v>
                </c:pt>
                <c:pt idx="4">
                  <c:v>Riesgos</c:v>
                </c:pt>
              </c:strCache>
            </c:strRef>
          </c:cat>
          <c:val>
            <c:numRef>
              <c:f>Graficas!$S$15:$S$19</c:f>
              <c:numCache>
                <c:formatCode>0%</c:formatCode>
                <c:ptCount val="5"/>
                <c:pt idx="0">
                  <c:v>0.25</c:v>
                </c:pt>
                <c:pt idx="1">
                  <c:v>0.25</c:v>
                </c:pt>
                <c:pt idx="2">
                  <c:v>0.25</c:v>
                </c:pt>
                <c:pt idx="3">
                  <c:v>0.25</c:v>
                </c:pt>
                <c:pt idx="4">
                  <c:v>0.25</c:v>
                </c:pt>
              </c:numCache>
            </c:numRef>
          </c:val>
        </c:ser>
        <c:dLbls>
          <c:showLegendKey val="0"/>
          <c:showVal val="0"/>
          <c:showCatName val="0"/>
          <c:showSerName val="0"/>
          <c:showPercent val="0"/>
          <c:showBubbleSize val="0"/>
        </c:dLbls>
        <c:gapWidth val="150"/>
        <c:shape val="box"/>
        <c:axId val="1802947392"/>
        <c:axId val="1802943040"/>
        <c:axId val="0"/>
      </c:bar3DChart>
      <c:valAx>
        <c:axId val="1802943040"/>
        <c:scaling>
          <c:orientation val="minMax"/>
        </c:scaling>
        <c:delete val="1"/>
        <c:axPos val="b"/>
        <c:numFmt formatCode="0%" sourceLinked="1"/>
        <c:majorTickMark val="out"/>
        <c:minorTickMark val="none"/>
        <c:tickLblPos val="nextTo"/>
        <c:crossAx val="1802947392"/>
        <c:crosses val="autoZero"/>
        <c:crossBetween val="between"/>
      </c:valAx>
      <c:catAx>
        <c:axId val="1802947392"/>
        <c:scaling>
          <c:orientation val="minMax"/>
        </c:scaling>
        <c:delete val="0"/>
        <c:axPos val="l"/>
        <c:numFmt formatCode="General" sourceLinked="1"/>
        <c:majorTickMark val="out"/>
        <c:minorTickMark val="none"/>
        <c:tickLblPos val="nextTo"/>
        <c:crossAx val="1802943040"/>
        <c:crosses val="autoZero"/>
        <c:auto val="1"/>
        <c:lblAlgn val="ctr"/>
        <c:lblOffset val="100"/>
        <c:noMultiLvlLbl val="0"/>
      </c:catAx>
    </c:plotArea>
    <c:legend>
      <c:legendPos val="b"/>
      <c:layout>
        <c:manualLayout>
          <c:xMode val="edge"/>
          <c:yMode val="edge"/>
          <c:x val="0.23533308782671361"/>
          <c:y val="0.89269613575530782"/>
          <c:w val="0.53885423372417618"/>
          <c:h val="8.0901223980665779E-2"/>
        </c:manualLayout>
      </c:layout>
      <c:overlay val="0"/>
    </c:legend>
    <c:plotVisOnly val="1"/>
    <c:dispBlanksAs val="gap"/>
    <c:showDLblsOverMax val="0"/>
  </c:chart>
  <c:spPr>
    <a:ln>
      <a:solidFill>
        <a:schemeClr val="bg1">
          <a:lumMod val="75000"/>
        </a:schemeClr>
      </a:solidFill>
    </a:ln>
    <a:effectLst>
      <a:outerShdw blurRad="50800" dist="38100" dir="5400000" algn="t" rotWithShape="0">
        <a:prstClr val="black">
          <a:alpha val="40000"/>
        </a:prstClr>
      </a:outerShdw>
    </a:effectLst>
  </c:spPr>
  <c:txPr>
    <a:bodyPr/>
    <a:lstStyle/>
    <a:p>
      <a:pPr>
        <a:defRPr sz="1050">
          <a:latin typeface="Century Gothic" panose="020B0502020202020204" pitchFamily="34" charset="0"/>
        </a:defRPr>
      </a:pPr>
      <a:endParaRPr lang="es-CO"/>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dirty="0">
                <a:solidFill>
                  <a:prstClr val="black"/>
                </a:solidFill>
                <a:latin typeface="Century Gothic" panose="020B0502020202020204" pitchFamily="34" charset="0"/>
                <a:ea typeface="+mn-ea"/>
                <a:cs typeface="+mn-cs"/>
              </a:rPr>
              <a:t>Aspectos Investigados</a:t>
            </a:r>
          </a:p>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dirty="0" smtClean="0">
                <a:solidFill>
                  <a:prstClr val="black"/>
                </a:solidFill>
                <a:latin typeface="Century Gothic" panose="020B0502020202020204" pitchFamily="34" charset="0"/>
                <a:ea typeface="+mn-ea"/>
                <a:cs typeface="+mn-cs"/>
              </a:rPr>
              <a:t>SEGURIDAD</a:t>
            </a:r>
            <a:endParaRPr lang="es-CO" sz="1260" b="1" i="0" u="none" strike="noStrike" kern="1200" baseline="0" dirty="0">
              <a:solidFill>
                <a:prstClr val="black"/>
              </a:solidFill>
              <a:latin typeface="Century Gothic" panose="020B0502020202020204" pitchFamily="34" charset="0"/>
              <a:ea typeface="+mn-ea"/>
              <a:cs typeface="+mn-cs"/>
            </a:endParaRPr>
          </a:p>
        </c:rich>
      </c:tx>
      <c:overlay val="0"/>
      <c:spPr>
        <a:ln>
          <a:noFill/>
        </a:ln>
      </c:spPr>
    </c:title>
    <c:autoTitleDeleted val="0"/>
    <c:view3D>
      <c:rotX val="15"/>
      <c:rotY val="60"/>
      <c:rAngAx val="1"/>
    </c:view3D>
    <c:floor>
      <c:thickness val="0"/>
    </c:floor>
    <c:sideWall>
      <c:thickness val="0"/>
    </c:sideWall>
    <c:backWall>
      <c:thickness val="0"/>
    </c:backWall>
    <c:plotArea>
      <c:layout/>
      <c:bar3DChart>
        <c:barDir val="bar"/>
        <c:grouping val="percentStacked"/>
        <c:varyColors val="0"/>
        <c:ser>
          <c:idx val="0"/>
          <c:order val="0"/>
          <c:tx>
            <c:strRef>
              <c:f>Hoja1!$C$25</c:f>
              <c:strCache>
                <c:ptCount val="1"/>
                <c:pt idx="0">
                  <c:v>MINTIC</c:v>
                </c:pt>
              </c:strCache>
            </c:strRef>
          </c:tx>
          <c:spPr>
            <a:solidFill>
              <a:srgbClr val="4472C4">
                <a:lumMod val="60000"/>
                <a:lumOff val="40000"/>
              </a:srgbClr>
            </a:solidFill>
          </c:spPr>
          <c:invertIfNegative val="0"/>
          <c:cat>
            <c:strRef>
              <c:f>Hoja1!$B$26:$B$30</c:f>
              <c:strCache>
                <c:ptCount val="5"/>
                <c:pt idx="0">
                  <c:v>Marco Legal</c:v>
                </c:pt>
                <c:pt idx="1">
                  <c:v>Entes Involucrados</c:v>
                </c:pt>
                <c:pt idx="2">
                  <c:v>Tecnología </c:v>
                </c:pt>
                <c:pt idx="3">
                  <c:v>Ventajas </c:v>
                </c:pt>
                <c:pt idx="4">
                  <c:v>Riesgos</c:v>
                </c:pt>
              </c:strCache>
            </c:strRef>
          </c:cat>
          <c:val>
            <c:numRef>
              <c:f>Hoja1!$C$26:$C$30</c:f>
              <c:numCache>
                <c:formatCode>0%</c:formatCode>
                <c:ptCount val="5"/>
                <c:pt idx="0">
                  <c:v>0.25</c:v>
                </c:pt>
                <c:pt idx="1">
                  <c:v>0.25</c:v>
                </c:pt>
                <c:pt idx="2">
                  <c:v>0.25</c:v>
                </c:pt>
                <c:pt idx="3">
                  <c:v>0.25</c:v>
                </c:pt>
                <c:pt idx="4" formatCode="General">
                  <c:v>0</c:v>
                </c:pt>
              </c:numCache>
            </c:numRef>
          </c:val>
        </c:ser>
        <c:ser>
          <c:idx val="1"/>
          <c:order val="1"/>
          <c:tx>
            <c:strRef>
              <c:f>Hoja1!$D$25</c:f>
              <c:strCache>
                <c:ptCount val="1"/>
                <c:pt idx="0">
                  <c:v>BID</c:v>
                </c:pt>
              </c:strCache>
            </c:strRef>
          </c:tx>
          <c:spPr>
            <a:solidFill>
              <a:sysClr val="window" lastClr="FFFFFF">
                <a:lumMod val="50000"/>
              </a:sysClr>
            </a:solidFill>
          </c:spPr>
          <c:invertIfNegative val="0"/>
          <c:cat>
            <c:strRef>
              <c:f>Hoja1!$B$26:$B$30</c:f>
              <c:strCache>
                <c:ptCount val="5"/>
                <c:pt idx="0">
                  <c:v>Marco Legal</c:v>
                </c:pt>
                <c:pt idx="1">
                  <c:v>Entes Involucrados</c:v>
                </c:pt>
                <c:pt idx="2">
                  <c:v>Tecnología </c:v>
                </c:pt>
                <c:pt idx="3">
                  <c:v>Ventajas </c:v>
                </c:pt>
                <c:pt idx="4">
                  <c:v>Riesgos</c:v>
                </c:pt>
              </c:strCache>
            </c:strRef>
          </c:cat>
          <c:val>
            <c:numRef>
              <c:f>Hoja1!$D$26:$D$30</c:f>
              <c:numCache>
                <c:formatCode>General</c:formatCode>
                <c:ptCount val="5"/>
                <c:pt idx="0">
                  <c:v>0</c:v>
                </c:pt>
                <c:pt idx="1">
                  <c:v>0</c:v>
                </c:pt>
                <c:pt idx="2">
                  <c:v>0</c:v>
                </c:pt>
                <c:pt idx="3">
                  <c:v>0</c:v>
                </c:pt>
                <c:pt idx="4">
                  <c:v>0</c:v>
                </c:pt>
              </c:numCache>
            </c:numRef>
          </c:val>
        </c:ser>
        <c:ser>
          <c:idx val="2"/>
          <c:order val="2"/>
          <c:tx>
            <c:strRef>
              <c:f>Hoja1!$E$25</c:f>
              <c:strCache>
                <c:ptCount val="1"/>
                <c:pt idx="0">
                  <c:v>BM</c:v>
                </c:pt>
              </c:strCache>
            </c:strRef>
          </c:tx>
          <c:spPr>
            <a:solidFill>
              <a:srgbClr val="92D050"/>
            </a:solidFill>
          </c:spPr>
          <c:invertIfNegative val="0"/>
          <c:cat>
            <c:strRef>
              <c:f>Hoja1!$B$26:$B$30</c:f>
              <c:strCache>
                <c:ptCount val="5"/>
                <c:pt idx="0">
                  <c:v>Marco Legal</c:v>
                </c:pt>
                <c:pt idx="1">
                  <c:v>Entes Involucrados</c:v>
                </c:pt>
                <c:pt idx="2">
                  <c:v>Tecnología </c:v>
                </c:pt>
                <c:pt idx="3">
                  <c:v>Ventajas </c:v>
                </c:pt>
                <c:pt idx="4">
                  <c:v>Riesgos</c:v>
                </c:pt>
              </c:strCache>
            </c:strRef>
          </c:cat>
          <c:val>
            <c:numRef>
              <c:f>Hoja1!$E$26:$E$30</c:f>
              <c:numCache>
                <c:formatCode>General</c:formatCode>
                <c:ptCount val="5"/>
                <c:pt idx="0">
                  <c:v>0</c:v>
                </c:pt>
                <c:pt idx="1">
                  <c:v>0</c:v>
                </c:pt>
                <c:pt idx="2" formatCode="0%">
                  <c:v>0.25</c:v>
                </c:pt>
                <c:pt idx="3">
                  <c:v>0</c:v>
                </c:pt>
                <c:pt idx="4">
                  <c:v>0</c:v>
                </c:pt>
              </c:numCache>
            </c:numRef>
          </c:val>
        </c:ser>
        <c:ser>
          <c:idx val="3"/>
          <c:order val="3"/>
          <c:tx>
            <c:strRef>
              <c:f>Hoja1!$F$25</c:f>
              <c:strCache>
                <c:ptCount val="1"/>
                <c:pt idx="0">
                  <c:v>OTRAS FUENTES</c:v>
                </c:pt>
              </c:strCache>
            </c:strRef>
          </c:tx>
          <c:spPr>
            <a:solidFill>
              <a:srgbClr val="CCFFFF"/>
            </a:solidFill>
          </c:spPr>
          <c:invertIfNegative val="0"/>
          <c:cat>
            <c:strRef>
              <c:f>Hoja1!$B$26:$B$30</c:f>
              <c:strCache>
                <c:ptCount val="5"/>
                <c:pt idx="0">
                  <c:v>Marco Legal</c:v>
                </c:pt>
                <c:pt idx="1">
                  <c:v>Entes Involucrados</c:v>
                </c:pt>
                <c:pt idx="2">
                  <c:v>Tecnología </c:v>
                </c:pt>
                <c:pt idx="3">
                  <c:v>Ventajas </c:v>
                </c:pt>
                <c:pt idx="4">
                  <c:v>Riesgos</c:v>
                </c:pt>
              </c:strCache>
            </c:strRef>
          </c:cat>
          <c:val>
            <c:numRef>
              <c:f>Hoja1!$F$26:$F$30</c:f>
              <c:numCache>
                <c:formatCode>0%</c:formatCode>
                <c:ptCount val="5"/>
                <c:pt idx="0">
                  <c:v>0.25</c:v>
                </c:pt>
                <c:pt idx="1">
                  <c:v>0.25</c:v>
                </c:pt>
                <c:pt idx="2">
                  <c:v>0.25</c:v>
                </c:pt>
                <c:pt idx="3">
                  <c:v>0.25</c:v>
                </c:pt>
                <c:pt idx="4">
                  <c:v>0.25</c:v>
                </c:pt>
              </c:numCache>
            </c:numRef>
          </c:val>
        </c:ser>
        <c:dLbls>
          <c:showLegendKey val="0"/>
          <c:showVal val="0"/>
          <c:showCatName val="0"/>
          <c:showSerName val="0"/>
          <c:showPercent val="0"/>
          <c:showBubbleSize val="0"/>
        </c:dLbls>
        <c:gapWidth val="150"/>
        <c:shape val="box"/>
        <c:axId val="1802946848"/>
        <c:axId val="1802945216"/>
        <c:axId val="0"/>
      </c:bar3DChart>
      <c:valAx>
        <c:axId val="1802945216"/>
        <c:scaling>
          <c:orientation val="minMax"/>
        </c:scaling>
        <c:delete val="1"/>
        <c:axPos val="b"/>
        <c:numFmt formatCode="0%" sourceLinked="1"/>
        <c:majorTickMark val="out"/>
        <c:minorTickMark val="none"/>
        <c:tickLblPos val="nextTo"/>
        <c:crossAx val="1802946848"/>
        <c:crosses val="autoZero"/>
        <c:crossBetween val="between"/>
      </c:valAx>
      <c:catAx>
        <c:axId val="1802946848"/>
        <c:scaling>
          <c:orientation val="minMax"/>
        </c:scaling>
        <c:delete val="0"/>
        <c:axPos val="l"/>
        <c:numFmt formatCode="General" sourceLinked="1"/>
        <c:majorTickMark val="out"/>
        <c:minorTickMark val="none"/>
        <c:tickLblPos val="nextTo"/>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crossAx val="1802945216"/>
        <c:crosses val="autoZero"/>
        <c:auto val="1"/>
        <c:lblAlgn val="ctr"/>
        <c:lblOffset val="100"/>
        <c:noMultiLvlLbl val="0"/>
      </c:catAx>
    </c:plotArea>
    <c:legend>
      <c:legendPos val="b"/>
      <c:layout>
        <c:manualLayout>
          <c:xMode val="edge"/>
          <c:yMode val="edge"/>
          <c:x val="0.22999450650064096"/>
          <c:y val="0.9020493948599867"/>
          <c:w val="0.54001098699871819"/>
          <c:h val="7.3849379994401679E-2"/>
        </c:manualLayout>
      </c:layout>
      <c:overlay val="0"/>
      <c:txPr>
        <a:bodyPr/>
        <a:lstStyle/>
        <a:p>
          <a:pPr>
            <a:defRPr lang="es-CO" sz="1050" b="0" i="0" u="none" strike="noStrike" kern="1200" baseline="0">
              <a:solidFill>
                <a:prstClr val="black"/>
              </a:solidFill>
              <a:latin typeface="Century Gothic" panose="020B0502020202020204" pitchFamily="34" charset="0"/>
              <a:ea typeface="+mn-ea"/>
              <a:cs typeface="+mn-cs"/>
            </a:defRPr>
          </a:pPr>
          <a:endParaRPr lang="es-CO"/>
        </a:p>
      </c:txPr>
    </c:legend>
    <c:plotVisOnly val="1"/>
    <c:dispBlanksAs val="gap"/>
    <c:showDLblsOverMax val="0"/>
  </c:chart>
  <c:spPr>
    <a:ln>
      <a:solidFill>
        <a:schemeClr val="bg1">
          <a:lumMod val="75000"/>
        </a:schemeClr>
      </a:solidFill>
    </a:ln>
    <a:effectLst>
      <a:outerShdw blurRad="50800" dist="38100" dir="5400000" algn="t" rotWithShape="0">
        <a:prstClr val="black">
          <a:alpha val="40000"/>
        </a:prstClr>
      </a:outerShdw>
    </a:effectLst>
  </c:spPr>
  <c:txPr>
    <a:bodyPr/>
    <a:lstStyle/>
    <a:p>
      <a:pPr>
        <a:defRPr sz="900">
          <a:latin typeface="Century Gothic" panose="020B0502020202020204" pitchFamily="34" charset="0"/>
        </a:defRPr>
      </a:pPr>
      <a:endParaRPr lang="es-CO"/>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dirty="0">
                <a:solidFill>
                  <a:prstClr val="black"/>
                </a:solidFill>
                <a:latin typeface="Century Gothic" panose="020B0502020202020204" pitchFamily="34" charset="0"/>
                <a:ea typeface="+mn-ea"/>
                <a:cs typeface="+mn-cs"/>
              </a:rPr>
              <a:t>Aspectos Investigados</a:t>
            </a:r>
          </a:p>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dirty="0" smtClean="0">
                <a:solidFill>
                  <a:prstClr val="black"/>
                </a:solidFill>
                <a:latin typeface="Century Gothic" panose="020B0502020202020204" pitchFamily="34" charset="0"/>
                <a:ea typeface="+mn-ea"/>
                <a:cs typeface="+mn-cs"/>
              </a:rPr>
              <a:t>MOVILIDAD</a:t>
            </a:r>
            <a:endParaRPr lang="es-CO" sz="1260" b="1" i="0" u="none" strike="noStrike" kern="1200" baseline="0" dirty="0">
              <a:solidFill>
                <a:prstClr val="black"/>
              </a:solidFill>
              <a:latin typeface="Century Gothic" panose="020B0502020202020204" pitchFamily="34" charset="0"/>
              <a:ea typeface="+mn-ea"/>
              <a:cs typeface="+mn-cs"/>
            </a:endParaRPr>
          </a:p>
        </c:rich>
      </c:tx>
      <c:overlay val="0"/>
    </c:title>
    <c:autoTitleDeleted val="0"/>
    <c:view3D>
      <c:rotX val="15"/>
      <c:rotY val="60"/>
      <c:rAngAx val="1"/>
    </c:view3D>
    <c:floor>
      <c:thickness val="0"/>
    </c:floor>
    <c:sideWall>
      <c:thickness val="0"/>
    </c:sideWall>
    <c:backWall>
      <c:thickness val="0"/>
    </c:backWall>
    <c:plotArea>
      <c:layout/>
      <c:bar3DChart>
        <c:barDir val="bar"/>
        <c:grouping val="percentStacked"/>
        <c:varyColors val="0"/>
        <c:ser>
          <c:idx val="0"/>
          <c:order val="0"/>
          <c:tx>
            <c:strRef>
              <c:f>Hoja1!$C$48</c:f>
              <c:strCache>
                <c:ptCount val="1"/>
                <c:pt idx="0">
                  <c:v>MINTIC</c:v>
                </c:pt>
              </c:strCache>
            </c:strRef>
          </c:tx>
          <c:spPr>
            <a:solidFill>
              <a:srgbClr val="4472C4">
                <a:lumMod val="60000"/>
                <a:lumOff val="40000"/>
              </a:srgbClr>
            </a:solidFill>
          </c:spPr>
          <c:invertIfNegative val="0"/>
          <c:cat>
            <c:strRef>
              <c:f>Hoja1!$B$49:$B$53</c:f>
              <c:strCache>
                <c:ptCount val="5"/>
                <c:pt idx="0">
                  <c:v>Marco Legal</c:v>
                </c:pt>
                <c:pt idx="1">
                  <c:v>Entes Involucrados</c:v>
                </c:pt>
                <c:pt idx="2">
                  <c:v>Tecnología </c:v>
                </c:pt>
                <c:pt idx="3">
                  <c:v>Ventajas </c:v>
                </c:pt>
                <c:pt idx="4">
                  <c:v>Riesgos</c:v>
                </c:pt>
              </c:strCache>
            </c:strRef>
          </c:cat>
          <c:val>
            <c:numRef>
              <c:f>Hoja1!$C$49:$C$53</c:f>
              <c:numCache>
                <c:formatCode>0%</c:formatCode>
                <c:ptCount val="5"/>
                <c:pt idx="0" formatCode="General">
                  <c:v>0</c:v>
                </c:pt>
                <c:pt idx="1">
                  <c:v>0.25</c:v>
                </c:pt>
                <c:pt idx="2">
                  <c:v>0.25</c:v>
                </c:pt>
                <c:pt idx="3">
                  <c:v>0.25</c:v>
                </c:pt>
                <c:pt idx="4" formatCode="General">
                  <c:v>0</c:v>
                </c:pt>
              </c:numCache>
            </c:numRef>
          </c:val>
        </c:ser>
        <c:ser>
          <c:idx val="1"/>
          <c:order val="1"/>
          <c:tx>
            <c:strRef>
              <c:f>Hoja1!$D$48</c:f>
              <c:strCache>
                <c:ptCount val="1"/>
                <c:pt idx="0">
                  <c:v>BID</c:v>
                </c:pt>
              </c:strCache>
            </c:strRef>
          </c:tx>
          <c:spPr>
            <a:solidFill>
              <a:sysClr val="window" lastClr="FFFFFF">
                <a:lumMod val="50000"/>
              </a:sysClr>
            </a:solidFill>
          </c:spPr>
          <c:invertIfNegative val="0"/>
          <c:cat>
            <c:strRef>
              <c:f>Hoja1!$B$49:$B$53</c:f>
              <c:strCache>
                <c:ptCount val="5"/>
                <c:pt idx="0">
                  <c:v>Marco Legal</c:v>
                </c:pt>
                <c:pt idx="1">
                  <c:v>Entes Involucrados</c:v>
                </c:pt>
                <c:pt idx="2">
                  <c:v>Tecnología </c:v>
                </c:pt>
                <c:pt idx="3">
                  <c:v>Ventajas </c:v>
                </c:pt>
                <c:pt idx="4">
                  <c:v>Riesgos</c:v>
                </c:pt>
              </c:strCache>
            </c:strRef>
          </c:cat>
          <c:val>
            <c:numRef>
              <c:f>Hoja1!$D$49:$D$53</c:f>
              <c:numCache>
                <c:formatCode>General</c:formatCode>
                <c:ptCount val="5"/>
                <c:pt idx="0">
                  <c:v>0</c:v>
                </c:pt>
                <c:pt idx="1">
                  <c:v>0</c:v>
                </c:pt>
                <c:pt idx="2" formatCode="0%">
                  <c:v>0.25</c:v>
                </c:pt>
                <c:pt idx="3" formatCode="0%">
                  <c:v>0.25</c:v>
                </c:pt>
                <c:pt idx="4">
                  <c:v>0</c:v>
                </c:pt>
              </c:numCache>
            </c:numRef>
          </c:val>
        </c:ser>
        <c:ser>
          <c:idx val="2"/>
          <c:order val="2"/>
          <c:tx>
            <c:strRef>
              <c:f>Hoja1!$E$48</c:f>
              <c:strCache>
                <c:ptCount val="1"/>
                <c:pt idx="0">
                  <c:v>BM</c:v>
                </c:pt>
              </c:strCache>
            </c:strRef>
          </c:tx>
          <c:spPr>
            <a:solidFill>
              <a:srgbClr val="92D050"/>
            </a:solidFill>
          </c:spPr>
          <c:invertIfNegative val="0"/>
          <c:cat>
            <c:strRef>
              <c:f>Hoja1!$B$49:$B$53</c:f>
              <c:strCache>
                <c:ptCount val="5"/>
                <c:pt idx="0">
                  <c:v>Marco Legal</c:v>
                </c:pt>
                <c:pt idx="1">
                  <c:v>Entes Involucrados</c:v>
                </c:pt>
                <c:pt idx="2">
                  <c:v>Tecnología </c:v>
                </c:pt>
                <c:pt idx="3">
                  <c:v>Ventajas </c:v>
                </c:pt>
                <c:pt idx="4">
                  <c:v>Riesgos</c:v>
                </c:pt>
              </c:strCache>
            </c:strRef>
          </c:cat>
          <c:val>
            <c:numRef>
              <c:f>Hoja1!$E$49:$E$53</c:f>
              <c:numCache>
                <c:formatCode>General</c:formatCode>
                <c:ptCount val="5"/>
                <c:pt idx="0">
                  <c:v>0</c:v>
                </c:pt>
                <c:pt idx="1">
                  <c:v>0</c:v>
                </c:pt>
                <c:pt idx="2" formatCode="0%">
                  <c:v>0.25</c:v>
                </c:pt>
                <c:pt idx="3">
                  <c:v>0</c:v>
                </c:pt>
                <c:pt idx="4">
                  <c:v>0</c:v>
                </c:pt>
              </c:numCache>
            </c:numRef>
          </c:val>
        </c:ser>
        <c:ser>
          <c:idx val="3"/>
          <c:order val="3"/>
          <c:tx>
            <c:strRef>
              <c:f>Hoja1!$F$48</c:f>
              <c:strCache>
                <c:ptCount val="1"/>
                <c:pt idx="0">
                  <c:v>OTRAS FUENTES</c:v>
                </c:pt>
              </c:strCache>
            </c:strRef>
          </c:tx>
          <c:spPr>
            <a:solidFill>
              <a:srgbClr val="CCFFFF"/>
            </a:solidFill>
          </c:spPr>
          <c:invertIfNegative val="0"/>
          <c:cat>
            <c:strRef>
              <c:f>Hoja1!$B$49:$B$53</c:f>
              <c:strCache>
                <c:ptCount val="5"/>
                <c:pt idx="0">
                  <c:v>Marco Legal</c:v>
                </c:pt>
                <c:pt idx="1">
                  <c:v>Entes Involucrados</c:v>
                </c:pt>
                <c:pt idx="2">
                  <c:v>Tecnología </c:v>
                </c:pt>
                <c:pt idx="3">
                  <c:v>Ventajas </c:v>
                </c:pt>
                <c:pt idx="4">
                  <c:v>Riesgos</c:v>
                </c:pt>
              </c:strCache>
            </c:strRef>
          </c:cat>
          <c:val>
            <c:numRef>
              <c:f>Hoja1!$F$49:$F$53</c:f>
              <c:numCache>
                <c:formatCode>0%</c:formatCode>
                <c:ptCount val="5"/>
                <c:pt idx="0">
                  <c:v>0.25</c:v>
                </c:pt>
                <c:pt idx="1">
                  <c:v>0.25</c:v>
                </c:pt>
                <c:pt idx="2">
                  <c:v>0.25</c:v>
                </c:pt>
                <c:pt idx="3">
                  <c:v>0.25</c:v>
                </c:pt>
                <c:pt idx="4" formatCode="General">
                  <c:v>0</c:v>
                </c:pt>
              </c:numCache>
            </c:numRef>
          </c:val>
        </c:ser>
        <c:dLbls>
          <c:showLegendKey val="0"/>
          <c:showVal val="0"/>
          <c:showCatName val="0"/>
          <c:showSerName val="0"/>
          <c:showPercent val="0"/>
          <c:showBubbleSize val="0"/>
        </c:dLbls>
        <c:gapWidth val="150"/>
        <c:shape val="box"/>
        <c:axId val="1802949568"/>
        <c:axId val="1802949024"/>
        <c:axId val="0"/>
      </c:bar3DChart>
      <c:valAx>
        <c:axId val="1802949024"/>
        <c:scaling>
          <c:orientation val="minMax"/>
        </c:scaling>
        <c:delete val="1"/>
        <c:axPos val="b"/>
        <c:numFmt formatCode="0%" sourceLinked="1"/>
        <c:majorTickMark val="out"/>
        <c:minorTickMark val="none"/>
        <c:tickLblPos val="nextTo"/>
        <c:crossAx val="1802949568"/>
        <c:crosses val="autoZero"/>
        <c:crossBetween val="between"/>
      </c:valAx>
      <c:catAx>
        <c:axId val="1802949568"/>
        <c:scaling>
          <c:orientation val="minMax"/>
        </c:scaling>
        <c:delete val="0"/>
        <c:axPos val="l"/>
        <c:numFmt formatCode="General" sourceLinked="1"/>
        <c:majorTickMark val="out"/>
        <c:minorTickMark val="none"/>
        <c:tickLblPos val="nextTo"/>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crossAx val="1802949024"/>
        <c:crosses val="autoZero"/>
        <c:auto val="1"/>
        <c:lblAlgn val="ctr"/>
        <c:lblOffset val="100"/>
        <c:noMultiLvlLbl val="0"/>
      </c:catAx>
    </c:plotArea>
    <c:legend>
      <c:legendPos val="b"/>
      <c:legendEntry>
        <c:idx val="0"/>
        <c:txPr>
          <a:bodyPr/>
          <a:lstStyle/>
          <a:p>
            <a:pPr>
              <a:defRPr lang="es-CO" sz="1050" b="0" i="0" u="none" strike="noStrike" kern="1200" baseline="0">
                <a:solidFill>
                  <a:sysClr val="windowText" lastClr="000000"/>
                </a:solidFill>
                <a:latin typeface="Century Gothic" panose="020B0502020202020204" pitchFamily="34" charset="0"/>
                <a:ea typeface="+mn-ea"/>
                <a:cs typeface="+mn-cs"/>
              </a:defRPr>
            </a:pPr>
            <a:endParaRPr lang="es-CO"/>
          </a:p>
        </c:txPr>
      </c:legendEntry>
      <c:overlay val="0"/>
      <c:txPr>
        <a:bodyPr/>
        <a:lstStyle/>
        <a:p>
          <a:pPr>
            <a:defRPr lang="es-CO" sz="1050" b="0" i="0" u="none" strike="noStrike" kern="1200" baseline="0">
              <a:solidFill>
                <a:prstClr val="black"/>
              </a:solidFill>
              <a:latin typeface="Century Gothic" panose="020B0502020202020204" pitchFamily="34" charset="0"/>
              <a:ea typeface="+mn-ea"/>
              <a:cs typeface="+mn-cs"/>
            </a:defRPr>
          </a:pPr>
          <a:endParaRPr lang="es-CO"/>
        </a:p>
      </c:txPr>
    </c:legend>
    <c:plotVisOnly val="1"/>
    <c:dispBlanksAs val="gap"/>
    <c:showDLblsOverMax val="0"/>
  </c:chart>
  <c:spPr>
    <a:ln>
      <a:solidFill>
        <a:sysClr val="window" lastClr="FFFFFF">
          <a:lumMod val="75000"/>
        </a:sysClr>
      </a:solidFill>
    </a:ln>
    <a:effectLst>
      <a:outerShdw blurRad="50800" dist="38100" dir="5400000" algn="t" rotWithShape="0">
        <a:prstClr val="black">
          <a:alpha val="40000"/>
        </a:prstClr>
      </a:outerShdw>
    </a:effectLst>
  </c:spPr>
  <c:txPr>
    <a:bodyPr/>
    <a:lstStyle/>
    <a:p>
      <a:pPr>
        <a:defRPr sz="900">
          <a:latin typeface="Century Gothic" panose="020B0502020202020204" pitchFamily="34" charset="0"/>
        </a:defRPr>
      </a:pPr>
      <a:endParaRPr lang="es-CO"/>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dirty="0">
                <a:solidFill>
                  <a:prstClr val="black"/>
                </a:solidFill>
                <a:latin typeface="Century Gothic" panose="020B0502020202020204" pitchFamily="34" charset="0"/>
                <a:ea typeface="+mn-ea"/>
                <a:cs typeface="+mn-cs"/>
              </a:rPr>
              <a:t>Aspectos Investigados</a:t>
            </a:r>
          </a:p>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dirty="0" smtClean="0">
                <a:solidFill>
                  <a:prstClr val="black"/>
                </a:solidFill>
                <a:latin typeface="Century Gothic" panose="020B0502020202020204" pitchFamily="34" charset="0"/>
                <a:ea typeface="+mn-ea"/>
                <a:cs typeface="+mn-cs"/>
              </a:rPr>
              <a:t>SALUD</a:t>
            </a:r>
            <a:endParaRPr lang="es-CO" sz="1260" b="1" i="0" u="none" strike="noStrike" kern="1200" baseline="0" dirty="0">
              <a:solidFill>
                <a:prstClr val="black"/>
              </a:solidFill>
              <a:latin typeface="Century Gothic" panose="020B0502020202020204" pitchFamily="34" charset="0"/>
              <a:ea typeface="+mn-ea"/>
              <a:cs typeface="+mn-cs"/>
            </a:endParaRPr>
          </a:p>
        </c:rich>
      </c:tx>
      <c:overlay val="0"/>
    </c:title>
    <c:autoTitleDeleted val="0"/>
    <c:view3D>
      <c:rotX val="15"/>
      <c:rotY val="60"/>
      <c:rAngAx val="1"/>
    </c:view3D>
    <c:floor>
      <c:thickness val="0"/>
    </c:floor>
    <c:sideWall>
      <c:thickness val="0"/>
    </c:sideWall>
    <c:backWall>
      <c:thickness val="0"/>
    </c:backWall>
    <c:plotArea>
      <c:layout/>
      <c:bar3DChart>
        <c:barDir val="bar"/>
        <c:grouping val="percentStacked"/>
        <c:varyColors val="0"/>
        <c:ser>
          <c:idx val="0"/>
          <c:order val="0"/>
          <c:tx>
            <c:strRef>
              <c:f>Hoja1!$C$71</c:f>
              <c:strCache>
                <c:ptCount val="1"/>
                <c:pt idx="0">
                  <c:v>MINTIC</c:v>
                </c:pt>
              </c:strCache>
            </c:strRef>
          </c:tx>
          <c:spPr>
            <a:solidFill>
              <a:srgbClr val="4472C4">
                <a:lumMod val="60000"/>
                <a:lumOff val="40000"/>
              </a:srgbClr>
            </a:solidFill>
          </c:spPr>
          <c:invertIfNegative val="0"/>
          <c:cat>
            <c:strRef>
              <c:f>Hoja1!$B$72:$B$76</c:f>
              <c:strCache>
                <c:ptCount val="5"/>
                <c:pt idx="0">
                  <c:v>Marco Legal</c:v>
                </c:pt>
                <c:pt idx="1">
                  <c:v>Entes Involucrados</c:v>
                </c:pt>
                <c:pt idx="2">
                  <c:v>Tecnología </c:v>
                </c:pt>
                <c:pt idx="3">
                  <c:v>Ventajas </c:v>
                </c:pt>
                <c:pt idx="4">
                  <c:v>Riesgos</c:v>
                </c:pt>
              </c:strCache>
            </c:strRef>
          </c:cat>
          <c:val>
            <c:numRef>
              <c:f>Hoja1!$C$72:$C$76</c:f>
              <c:numCache>
                <c:formatCode>0%</c:formatCode>
                <c:ptCount val="5"/>
                <c:pt idx="0">
                  <c:v>0.25</c:v>
                </c:pt>
                <c:pt idx="1">
                  <c:v>0.25</c:v>
                </c:pt>
                <c:pt idx="2">
                  <c:v>0.25</c:v>
                </c:pt>
                <c:pt idx="3">
                  <c:v>0.25</c:v>
                </c:pt>
                <c:pt idx="4" formatCode="General">
                  <c:v>0</c:v>
                </c:pt>
              </c:numCache>
            </c:numRef>
          </c:val>
        </c:ser>
        <c:ser>
          <c:idx val="1"/>
          <c:order val="1"/>
          <c:tx>
            <c:strRef>
              <c:f>Hoja1!$D$71</c:f>
              <c:strCache>
                <c:ptCount val="1"/>
                <c:pt idx="0">
                  <c:v>BID</c:v>
                </c:pt>
              </c:strCache>
            </c:strRef>
          </c:tx>
          <c:spPr>
            <a:solidFill>
              <a:sysClr val="window" lastClr="FFFFFF">
                <a:lumMod val="50000"/>
              </a:sysClr>
            </a:solidFill>
          </c:spPr>
          <c:invertIfNegative val="0"/>
          <c:cat>
            <c:strRef>
              <c:f>Hoja1!$B$72:$B$76</c:f>
              <c:strCache>
                <c:ptCount val="5"/>
                <c:pt idx="0">
                  <c:v>Marco Legal</c:v>
                </c:pt>
                <c:pt idx="1">
                  <c:v>Entes Involucrados</c:v>
                </c:pt>
                <c:pt idx="2">
                  <c:v>Tecnología </c:v>
                </c:pt>
                <c:pt idx="3">
                  <c:v>Ventajas </c:v>
                </c:pt>
                <c:pt idx="4">
                  <c:v>Riesgos</c:v>
                </c:pt>
              </c:strCache>
            </c:strRef>
          </c:cat>
          <c:val>
            <c:numRef>
              <c:f>Hoja1!$D$72:$D$76</c:f>
              <c:numCache>
                <c:formatCode>General</c:formatCode>
                <c:ptCount val="5"/>
                <c:pt idx="0">
                  <c:v>0</c:v>
                </c:pt>
                <c:pt idx="1">
                  <c:v>0</c:v>
                </c:pt>
                <c:pt idx="2">
                  <c:v>0</c:v>
                </c:pt>
                <c:pt idx="3">
                  <c:v>0</c:v>
                </c:pt>
                <c:pt idx="4">
                  <c:v>0</c:v>
                </c:pt>
              </c:numCache>
            </c:numRef>
          </c:val>
        </c:ser>
        <c:ser>
          <c:idx val="2"/>
          <c:order val="2"/>
          <c:tx>
            <c:strRef>
              <c:f>Hoja1!$E$71</c:f>
              <c:strCache>
                <c:ptCount val="1"/>
                <c:pt idx="0">
                  <c:v>BM</c:v>
                </c:pt>
              </c:strCache>
            </c:strRef>
          </c:tx>
          <c:spPr>
            <a:solidFill>
              <a:srgbClr val="92D050"/>
            </a:solidFill>
          </c:spPr>
          <c:invertIfNegative val="0"/>
          <c:cat>
            <c:strRef>
              <c:f>Hoja1!$B$72:$B$76</c:f>
              <c:strCache>
                <c:ptCount val="5"/>
                <c:pt idx="0">
                  <c:v>Marco Legal</c:v>
                </c:pt>
                <c:pt idx="1">
                  <c:v>Entes Involucrados</c:v>
                </c:pt>
                <c:pt idx="2">
                  <c:v>Tecnología </c:v>
                </c:pt>
                <c:pt idx="3">
                  <c:v>Ventajas </c:v>
                </c:pt>
                <c:pt idx="4">
                  <c:v>Riesgos</c:v>
                </c:pt>
              </c:strCache>
            </c:strRef>
          </c:cat>
          <c:val>
            <c:numRef>
              <c:f>Hoja1!$E$72:$E$76</c:f>
              <c:numCache>
                <c:formatCode>General</c:formatCode>
                <c:ptCount val="5"/>
                <c:pt idx="0">
                  <c:v>0</c:v>
                </c:pt>
                <c:pt idx="1">
                  <c:v>0</c:v>
                </c:pt>
                <c:pt idx="2" formatCode="0%">
                  <c:v>0.25</c:v>
                </c:pt>
                <c:pt idx="3">
                  <c:v>0</c:v>
                </c:pt>
                <c:pt idx="4">
                  <c:v>0</c:v>
                </c:pt>
              </c:numCache>
            </c:numRef>
          </c:val>
        </c:ser>
        <c:ser>
          <c:idx val="3"/>
          <c:order val="3"/>
          <c:tx>
            <c:strRef>
              <c:f>Hoja1!$F$71</c:f>
              <c:strCache>
                <c:ptCount val="1"/>
                <c:pt idx="0">
                  <c:v>OTRAS FUENTES</c:v>
                </c:pt>
              </c:strCache>
            </c:strRef>
          </c:tx>
          <c:spPr>
            <a:solidFill>
              <a:srgbClr val="CCFFFF"/>
            </a:solidFill>
          </c:spPr>
          <c:invertIfNegative val="0"/>
          <c:cat>
            <c:strRef>
              <c:f>Hoja1!$B$72:$B$76</c:f>
              <c:strCache>
                <c:ptCount val="5"/>
                <c:pt idx="0">
                  <c:v>Marco Legal</c:v>
                </c:pt>
                <c:pt idx="1">
                  <c:v>Entes Involucrados</c:v>
                </c:pt>
                <c:pt idx="2">
                  <c:v>Tecnología </c:v>
                </c:pt>
                <c:pt idx="3">
                  <c:v>Ventajas </c:v>
                </c:pt>
                <c:pt idx="4">
                  <c:v>Riesgos</c:v>
                </c:pt>
              </c:strCache>
            </c:strRef>
          </c:cat>
          <c:val>
            <c:numRef>
              <c:f>Hoja1!$F$72:$F$76</c:f>
              <c:numCache>
                <c:formatCode>General</c:formatCode>
                <c:ptCount val="5"/>
                <c:pt idx="0">
                  <c:v>0</c:v>
                </c:pt>
                <c:pt idx="1">
                  <c:v>0</c:v>
                </c:pt>
                <c:pt idx="2" formatCode="0%">
                  <c:v>0.25</c:v>
                </c:pt>
                <c:pt idx="3" formatCode="0%">
                  <c:v>0.25</c:v>
                </c:pt>
                <c:pt idx="4">
                  <c:v>0</c:v>
                </c:pt>
              </c:numCache>
            </c:numRef>
          </c:val>
        </c:ser>
        <c:dLbls>
          <c:showLegendKey val="0"/>
          <c:showVal val="0"/>
          <c:showCatName val="0"/>
          <c:showSerName val="0"/>
          <c:showPercent val="0"/>
          <c:showBubbleSize val="0"/>
        </c:dLbls>
        <c:gapWidth val="150"/>
        <c:shape val="box"/>
        <c:axId val="1799153760"/>
        <c:axId val="1799152128"/>
        <c:axId val="0"/>
      </c:bar3DChart>
      <c:valAx>
        <c:axId val="1799152128"/>
        <c:scaling>
          <c:orientation val="minMax"/>
        </c:scaling>
        <c:delete val="1"/>
        <c:axPos val="b"/>
        <c:numFmt formatCode="0%" sourceLinked="1"/>
        <c:majorTickMark val="out"/>
        <c:minorTickMark val="none"/>
        <c:tickLblPos val="nextTo"/>
        <c:crossAx val="1799153760"/>
        <c:crosses val="autoZero"/>
        <c:crossBetween val="between"/>
      </c:valAx>
      <c:catAx>
        <c:axId val="1799153760"/>
        <c:scaling>
          <c:orientation val="minMax"/>
        </c:scaling>
        <c:delete val="0"/>
        <c:axPos val="l"/>
        <c:numFmt formatCode="General" sourceLinked="1"/>
        <c:majorTickMark val="out"/>
        <c:minorTickMark val="none"/>
        <c:tickLblPos val="nextTo"/>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crossAx val="1799152128"/>
        <c:crosses val="autoZero"/>
        <c:auto val="1"/>
        <c:lblAlgn val="ctr"/>
        <c:lblOffset val="100"/>
        <c:noMultiLvlLbl val="0"/>
      </c:catAx>
    </c:plotArea>
    <c:legend>
      <c:legendPos val="b"/>
      <c:overlay val="0"/>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legend>
    <c:plotVisOnly val="1"/>
    <c:dispBlanksAs val="gap"/>
    <c:showDLblsOverMax val="0"/>
  </c:chart>
  <c:spPr>
    <a:ln>
      <a:solidFill>
        <a:sysClr val="window" lastClr="FFFFFF">
          <a:lumMod val="75000"/>
        </a:sysClr>
      </a:solidFill>
    </a:ln>
    <a:effectLst>
      <a:outerShdw blurRad="50800" dist="38100" dir="5400000" algn="t" rotWithShape="0">
        <a:prstClr val="black">
          <a:alpha val="40000"/>
        </a:prstClr>
      </a:outerShdw>
    </a:effectLst>
  </c:spPr>
  <c:txPr>
    <a:bodyPr/>
    <a:lstStyle/>
    <a:p>
      <a:pPr>
        <a:defRPr sz="900">
          <a:latin typeface="Century Gothic" panose="020B0502020202020204" pitchFamily="34" charset="0"/>
        </a:defRPr>
      </a:pPr>
      <a:endParaRPr lang="es-CO"/>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a:solidFill>
                  <a:prstClr val="black"/>
                </a:solidFill>
                <a:latin typeface="Century Gothic" panose="020B0502020202020204" pitchFamily="34" charset="0"/>
                <a:ea typeface="+mn-ea"/>
                <a:cs typeface="+mn-cs"/>
              </a:rPr>
              <a:t>Aspectos Investigados</a:t>
            </a:r>
          </a:p>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a:solidFill>
                  <a:prstClr val="black"/>
                </a:solidFill>
                <a:latin typeface="Century Gothic" panose="020B0502020202020204" pitchFamily="34" charset="0"/>
                <a:ea typeface="+mn-ea"/>
                <a:cs typeface="+mn-cs"/>
              </a:rPr>
              <a:t>EDUCACION</a:t>
            </a:r>
          </a:p>
        </c:rich>
      </c:tx>
      <c:overlay val="0"/>
    </c:title>
    <c:autoTitleDeleted val="0"/>
    <c:view3D>
      <c:rotX val="15"/>
      <c:rotY val="60"/>
      <c:rAngAx val="1"/>
    </c:view3D>
    <c:floor>
      <c:thickness val="0"/>
    </c:floor>
    <c:sideWall>
      <c:thickness val="0"/>
    </c:sideWall>
    <c:backWall>
      <c:thickness val="0"/>
    </c:backWall>
    <c:plotArea>
      <c:layout/>
      <c:bar3DChart>
        <c:barDir val="bar"/>
        <c:grouping val="percentStacked"/>
        <c:varyColors val="0"/>
        <c:ser>
          <c:idx val="0"/>
          <c:order val="0"/>
          <c:tx>
            <c:strRef>
              <c:f>Hoja1!$C$94</c:f>
              <c:strCache>
                <c:ptCount val="1"/>
                <c:pt idx="0">
                  <c:v>MINTIC</c:v>
                </c:pt>
              </c:strCache>
            </c:strRef>
          </c:tx>
          <c:spPr>
            <a:solidFill>
              <a:schemeClr val="accent5">
                <a:lumMod val="60000"/>
                <a:lumOff val="40000"/>
              </a:schemeClr>
            </a:solidFill>
          </c:spPr>
          <c:invertIfNegative val="0"/>
          <c:cat>
            <c:strRef>
              <c:f>Hoja1!$B$95:$B$99</c:f>
              <c:strCache>
                <c:ptCount val="5"/>
                <c:pt idx="0">
                  <c:v>Marco Legal</c:v>
                </c:pt>
                <c:pt idx="1">
                  <c:v>Entes Involucrados</c:v>
                </c:pt>
                <c:pt idx="2">
                  <c:v>Tecnología </c:v>
                </c:pt>
                <c:pt idx="3">
                  <c:v>Ventajas </c:v>
                </c:pt>
                <c:pt idx="4">
                  <c:v>Riesgos</c:v>
                </c:pt>
              </c:strCache>
            </c:strRef>
          </c:cat>
          <c:val>
            <c:numRef>
              <c:f>Hoja1!$C$95:$C$99</c:f>
              <c:numCache>
                <c:formatCode>General</c:formatCode>
                <c:ptCount val="5"/>
                <c:pt idx="0">
                  <c:v>0</c:v>
                </c:pt>
                <c:pt idx="1">
                  <c:v>0</c:v>
                </c:pt>
                <c:pt idx="2" formatCode="0%">
                  <c:v>0.25</c:v>
                </c:pt>
                <c:pt idx="3" formatCode="0%">
                  <c:v>0.25</c:v>
                </c:pt>
                <c:pt idx="4">
                  <c:v>0</c:v>
                </c:pt>
              </c:numCache>
            </c:numRef>
          </c:val>
        </c:ser>
        <c:ser>
          <c:idx val="1"/>
          <c:order val="1"/>
          <c:tx>
            <c:strRef>
              <c:f>Hoja1!$D$94</c:f>
              <c:strCache>
                <c:ptCount val="1"/>
                <c:pt idx="0">
                  <c:v>BID</c:v>
                </c:pt>
              </c:strCache>
            </c:strRef>
          </c:tx>
          <c:spPr>
            <a:solidFill>
              <a:schemeClr val="bg1">
                <a:lumMod val="50000"/>
              </a:schemeClr>
            </a:solidFill>
          </c:spPr>
          <c:invertIfNegative val="0"/>
          <c:cat>
            <c:strRef>
              <c:f>Hoja1!$B$95:$B$99</c:f>
              <c:strCache>
                <c:ptCount val="5"/>
                <c:pt idx="0">
                  <c:v>Marco Legal</c:v>
                </c:pt>
                <c:pt idx="1">
                  <c:v>Entes Involucrados</c:v>
                </c:pt>
                <c:pt idx="2">
                  <c:v>Tecnología </c:v>
                </c:pt>
                <c:pt idx="3">
                  <c:v>Ventajas </c:v>
                </c:pt>
                <c:pt idx="4">
                  <c:v>Riesgos</c:v>
                </c:pt>
              </c:strCache>
            </c:strRef>
          </c:cat>
          <c:val>
            <c:numRef>
              <c:f>Hoja1!$D$95:$D$99</c:f>
              <c:numCache>
                <c:formatCode>General</c:formatCode>
                <c:ptCount val="5"/>
                <c:pt idx="0">
                  <c:v>0</c:v>
                </c:pt>
                <c:pt idx="1">
                  <c:v>0</c:v>
                </c:pt>
                <c:pt idx="2">
                  <c:v>0</c:v>
                </c:pt>
                <c:pt idx="3">
                  <c:v>0</c:v>
                </c:pt>
                <c:pt idx="4">
                  <c:v>0</c:v>
                </c:pt>
              </c:numCache>
            </c:numRef>
          </c:val>
        </c:ser>
        <c:ser>
          <c:idx val="2"/>
          <c:order val="2"/>
          <c:tx>
            <c:strRef>
              <c:f>Hoja1!$E$94</c:f>
              <c:strCache>
                <c:ptCount val="1"/>
                <c:pt idx="0">
                  <c:v>BM</c:v>
                </c:pt>
              </c:strCache>
            </c:strRef>
          </c:tx>
          <c:spPr>
            <a:solidFill>
              <a:srgbClr val="92D050"/>
            </a:solidFill>
          </c:spPr>
          <c:invertIfNegative val="0"/>
          <c:cat>
            <c:strRef>
              <c:f>Hoja1!$B$95:$B$99</c:f>
              <c:strCache>
                <c:ptCount val="5"/>
                <c:pt idx="0">
                  <c:v>Marco Legal</c:v>
                </c:pt>
                <c:pt idx="1">
                  <c:v>Entes Involucrados</c:v>
                </c:pt>
                <c:pt idx="2">
                  <c:v>Tecnología </c:v>
                </c:pt>
                <c:pt idx="3">
                  <c:v>Ventajas </c:v>
                </c:pt>
                <c:pt idx="4">
                  <c:v>Riesgos</c:v>
                </c:pt>
              </c:strCache>
            </c:strRef>
          </c:cat>
          <c:val>
            <c:numRef>
              <c:f>Hoja1!$E$95:$E$99</c:f>
              <c:numCache>
                <c:formatCode>General</c:formatCode>
                <c:ptCount val="5"/>
                <c:pt idx="0">
                  <c:v>0</c:v>
                </c:pt>
                <c:pt idx="1">
                  <c:v>0</c:v>
                </c:pt>
                <c:pt idx="2">
                  <c:v>0</c:v>
                </c:pt>
                <c:pt idx="3">
                  <c:v>0</c:v>
                </c:pt>
                <c:pt idx="4">
                  <c:v>0</c:v>
                </c:pt>
              </c:numCache>
            </c:numRef>
          </c:val>
        </c:ser>
        <c:ser>
          <c:idx val="3"/>
          <c:order val="3"/>
          <c:tx>
            <c:strRef>
              <c:f>Hoja1!$F$94</c:f>
              <c:strCache>
                <c:ptCount val="1"/>
                <c:pt idx="0">
                  <c:v>OTRAS FUENTES</c:v>
                </c:pt>
              </c:strCache>
            </c:strRef>
          </c:tx>
          <c:spPr>
            <a:solidFill>
              <a:srgbClr val="CCFFFF"/>
            </a:solidFill>
          </c:spPr>
          <c:invertIfNegative val="0"/>
          <c:cat>
            <c:strRef>
              <c:f>Hoja1!$B$95:$B$99</c:f>
              <c:strCache>
                <c:ptCount val="5"/>
                <c:pt idx="0">
                  <c:v>Marco Legal</c:v>
                </c:pt>
                <c:pt idx="1">
                  <c:v>Entes Involucrados</c:v>
                </c:pt>
                <c:pt idx="2">
                  <c:v>Tecnología </c:v>
                </c:pt>
                <c:pt idx="3">
                  <c:v>Ventajas </c:v>
                </c:pt>
                <c:pt idx="4">
                  <c:v>Riesgos</c:v>
                </c:pt>
              </c:strCache>
            </c:strRef>
          </c:cat>
          <c:val>
            <c:numRef>
              <c:f>Hoja1!$F$95:$F$99</c:f>
              <c:numCache>
                <c:formatCode>0%</c:formatCode>
                <c:ptCount val="5"/>
                <c:pt idx="0" formatCode="General">
                  <c:v>0</c:v>
                </c:pt>
                <c:pt idx="1">
                  <c:v>0.25</c:v>
                </c:pt>
                <c:pt idx="2">
                  <c:v>0.25</c:v>
                </c:pt>
                <c:pt idx="3" formatCode="General">
                  <c:v>0</c:v>
                </c:pt>
                <c:pt idx="4" formatCode="General">
                  <c:v>0</c:v>
                </c:pt>
              </c:numCache>
            </c:numRef>
          </c:val>
        </c:ser>
        <c:dLbls>
          <c:showLegendKey val="0"/>
          <c:showVal val="0"/>
          <c:showCatName val="0"/>
          <c:showSerName val="0"/>
          <c:showPercent val="0"/>
          <c:showBubbleSize val="0"/>
        </c:dLbls>
        <c:gapWidth val="150"/>
        <c:shape val="box"/>
        <c:axId val="1799149952"/>
        <c:axId val="1799153216"/>
        <c:axId val="0"/>
      </c:bar3DChart>
      <c:valAx>
        <c:axId val="1799153216"/>
        <c:scaling>
          <c:orientation val="minMax"/>
        </c:scaling>
        <c:delete val="1"/>
        <c:axPos val="b"/>
        <c:numFmt formatCode="0%" sourceLinked="1"/>
        <c:majorTickMark val="out"/>
        <c:minorTickMark val="none"/>
        <c:tickLblPos val="nextTo"/>
        <c:crossAx val="1799149952"/>
        <c:crosses val="autoZero"/>
        <c:crossBetween val="between"/>
      </c:valAx>
      <c:catAx>
        <c:axId val="1799149952"/>
        <c:scaling>
          <c:orientation val="minMax"/>
        </c:scaling>
        <c:delete val="0"/>
        <c:axPos val="l"/>
        <c:numFmt formatCode="General" sourceLinked="1"/>
        <c:majorTickMark val="out"/>
        <c:minorTickMark val="none"/>
        <c:tickLblPos val="nextTo"/>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crossAx val="1799153216"/>
        <c:crosses val="autoZero"/>
        <c:auto val="1"/>
        <c:lblAlgn val="ctr"/>
        <c:lblOffset val="100"/>
        <c:noMultiLvlLbl val="0"/>
      </c:catAx>
    </c:plotArea>
    <c:legend>
      <c:legendPos val="b"/>
      <c:overlay val="0"/>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legend>
    <c:plotVisOnly val="1"/>
    <c:dispBlanksAs val="gap"/>
    <c:showDLblsOverMax val="0"/>
  </c:chart>
  <c:spPr>
    <a:ln>
      <a:solidFill>
        <a:schemeClr val="bg1">
          <a:lumMod val="75000"/>
        </a:schemeClr>
      </a:solidFill>
    </a:ln>
    <a:effectLst>
      <a:outerShdw blurRad="50800" dist="38100" dir="5400000" algn="t" rotWithShape="0">
        <a:prstClr val="black">
          <a:alpha val="40000"/>
        </a:prstClr>
      </a:outerShdw>
    </a:effectLst>
  </c:spPr>
  <c:txPr>
    <a:bodyPr/>
    <a:lstStyle/>
    <a:p>
      <a:pPr>
        <a:defRPr sz="900">
          <a:latin typeface="Century Gothic" panose="020B0502020202020204" pitchFamily="34" charset="0"/>
        </a:defRPr>
      </a:pPr>
      <a:endParaRPr lang="es-CO"/>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a:solidFill>
                  <a:prstClr val="black"/>
                </a:solidFill>
                <a:latin typeface="Century Gothic" panose="020B0502020202020204" pitchFamily="34" charset="0"/>
                <a:ea typeface="+mn-ea"/>
                <a:cs typeface="+mn-cs"/>
              </a:rPr>
              <a:t>Aspectos Investigados</a:t>
            </a:r>
          </a:p>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a:solidFill>
                  <a:prstClr val="black"/>
                </a:solidFill>
                <a:latin typeface="Century Gothic" panose="020B0502020202020204" pitchFamily="34" charset="0"/>
                <a:ea typeface="+mn-ea"/>
                <a:cs typeface="+mn-cs"/>
              </a:rPr>
              <a:t>MEDIO AMBIENTE</a:t>
            </a:r>
          </a:p>
        </c:rich>
      </c:tx>
      <c:overlay val="0"/>
    </c:title>
    <c:autoTitleDeleted val="0"/>
    <c:view3D>
      <c:rotX val="15"/>
      <c:rotY val="60"/>
      <c:rAngAx val="1"/>
    </c:view3D>
    <c:floor>
      <c:thickness val="0"/>
    </c:floor>
    <c:sideWall>
      <c:thickness val="0"/>
    </c:sideWall>
    <c:backWall>
      <c:thickness val="0"/>
    </c:backWall>
    <c:plotArea>
      <c:layout/>
      <c:bar3DChart>
        <c:barDir val="bar"/>
        <c:grouping val="percentStacked"/>
        <c:varyColors val="0"/>
        <c:ser>
          <c:idx val="0"/>
          <c:order val="0"/>
          <c:tx>
            <c:strRef>
              <c:f>Hoja1!$C$117</c:f>
              <c:strCache>
                <c:ptCount val="1"/>
                <c:pt idx="0">
                  <c:v>MINTIC</c:v>
                </c:pt>
              </c:strCache>
            </c:strRef>
          </c:tx>
          <c:spPr>
            <a:solidFill>
              <a:srgbClr val="4472C4">
                <a:lumMod val="60000"/>
                <a:lumOff val="40000"/>
              </a:srgbClr>
            </a:solidFill>
          </c:spPr>
          <c:invertIfNegative val="0"/>
          <c:cat>
            <c:strRef>
              <c:f>Hoja1!$B$118:$B$122</c:f>
              <c:strCache>
                <c:ptCount val="5"/>
                <c:pt idx="0">
                  <c:v>Marco Legal</c:v>
                </c:pt>
                <c:pt idx="1">
                  <c:v>Entes Involucrados</c:v>
                </c:pt>
                <c:pt idx="2">
                  <c:v>Tecnología </c:v>
                </c:pt>
                <c:pt idx="3">
                  <c:v>Ventajas </c:v>
                </c:pt>
                <c:pt idx="4">
                  <c:v>Riesgos</c:v>
                </c:pt>
              </c:strCache>
            </c:strRef>
          </c:cat>
          <c:val>
            <c:numRef>
              <c:f>Hoja1!$C$118:$C$122</c:f>
              <c:numCache>
                <c:formatCode>0%</c:formatCode>
                <c:ptCount val="5"/>
                <c:pt idx="0">
                  <c:v>0.25</c:v>
                </c:pt>
                <c:pt idx="1">
                  <c:v>0.25</c:v>
                </c:pt>
                <c:pt idx="2">
                  <c:v>0.25</c:v>
                </c:pt>
                <c:pt idx="3">
                  <c:v>0.25</c:v>
                </c:pt>
                <c:pt idx="4" formatCode="General">
                  <c:v>0</c:v>
                </c:pt>
              </c:numCache>
            </c:numRef>
          </c:val>
        </c:ser>
        <c:ser>
          <c:idx val="1"/>
          <c:order val="1"/>
          <c:tx>
            <c:strRef>
              <c:f>Hoja1!$D$117</c:f>
              <c:strCache>
                <c:ptCount val="1"/>
                <c:pt idx="0">
                  <c:v>BID</c:v>
                </c:pt>
              </c:strCache>
            </c:strRef>
          </c:tx>
          <c:spPr>
            <a:solidFill>
              <a:sysClr val="window" lastClr="FFFFFF">
                <a:lumMod val="50000"/>
              </a:sysClr>
            </a:solidFill>
          </c:spPr>
          <c:invertIfNegative val="0"/>
          <c:cat>
            <c:strRef>
              <c:f>Hoja1!$B$118:$B$122</c:f>
              <c:strCache>
                <c:ptCount val="5"/>
                <c:pt idx="0">
                  <c:v>Marco Legal</c:v>
                </c:pt>
                <c:pt idx="1">
                  <c:v>Entes Involucrados</c:v>
                </c:pt>
                <c:pt idx="2">
                  <c:v>Tecnología </c:v>
                </c:pt>
                <c:pt idx="3">
                  <c:v>Ventajas </c:v>
                </c:pt>
                <c:pt idx="4">
                  <c:v>Riesgos</c:v>
                </c:pt>
              </c:strCache>
            </c:strRef>
          </c:cat>
          <c:val>
            <c:numRef>
              <c:f>Hoja1!$D$118:$D$122</c:f>
              <c:numCache>
                <c:formatCode>General</c:formatCode>
                <c:ptCount val="5"/>
                <c:pt idx="0">
                  <c:v>0</c:v>
                </c:pt>
                <c:pt idx="1">
                  <c:v>0</c:v>
                </c:pt>
                <c:pt idx="2">
                  <c:v>0</c:v>
                </c:pt>
                <c:pt idx="3" formatCode="0%">
                  <c:v>0.25</c:v>
                </c:pt>
                <c:pt idx="4" formatCode="0%">
                  <c:v>0.25</c:v>
                </c:pt>
              </c:numCache>
            </c:numRef>
          </c:val>
        </c:ser>
        <c:ser>
          <c:idx val="2"/>
          <c:order val="2"/>
          <c:tx>
            <c:strRef>
              <c:f>Hoja1!$E$117</c:f>
              <c:strCache>
                <c:ptCount val="1"/>
                <c:pt idx="0">
                  <c:v>BM</c:v>
                </c:pt>
              </c:strCache>
            </c:strRef>
          </c:tx>
          <c:invertIfNegative val="0"/>
          <c:cat>
            <c:strRef>
              <c:f>Hoja1!$B$118:$B$122</c:f>
              <c:strCache>
                <c:ptCount val="5"/>
                <c:pt idx="0">
                  <c:v>Marco Legal</c:v>
                </c:pt>
                <c:pt idx="1">
                  <c:v>Entes Involucrados</c:v>
                </c:pt>
                <c:pt idx="2">
                  <c:v>Tecnología </c:v>
                </c:pt>
                <c:pt idx="3">
                  <c:v>Ventajas </c:v>
                </c:pt>
                <c:pt idx="4">
                  <c:v>Riesgos</c:v>
                </c:pt>
              </c:strCache>
            </c:strRef>
          </c:cat>
          <c:val>
            <c:numRef>
              <c:f>Hoja1!$E$118:$E$122</c:f>
              <c:numCache>
                <c:formatCode>General</c:formatCode>
                <c:ptCount val="5"/>
                <c:pt idx="0">
                  <c:v>0</c:v>
                </c:pt>
                <c:pt idx="1">
                  <c:v>0</c:v>
                </c:pt>
                <c:pt idx="2">
                  <c:v>0</c:v>
                </c:pt>
                <c:pt idx="3">
                  <c:v>0</c:v>
                </c:pt>
                <c:pt idx="4">
                  <c:v>0</c:v>
                </c:pt>
              </c:numCache>
            </c:numRef>
          </c:val>
        </c:ser>
        <c:ser>
          <c:idx val="3"/>
          <c:order val="3"/>
          <c:tx>
            <c:strRef>
              <c:f>Hoja1!$F$117</c:f>
              <c:strCache>
                <c:ptCount val="1"/>
                <c:pt idx="0">
                  <c:v>OTRAS FUENTES</c:v>
                </c:pt>
              </c:strCache>
            </c:strRef>
          </c:tx>
          <c:spPr>
            <a:solidFill>
              <a:srgbClr val="CCFFFF"/>
            </a:solidFill>
          </c:spPr>
          <c:invertIfNegative val="0"/>
          <c:cat>
            <c:strRef>
              <c:f>Hoja1!$B$118:$B$122</c:f>
              <c:strCache>
                <c:ptCount val="5"/>
                <c:pt idx="0">
                  <c:v>Marco Legal</c:v>
                </c:pt>
                <c:pt idx="1">
                  <c:v>Entes Involucrados</c:v>
                </c:pt>
                <c:pt idx="2">
                  <c:v>Tecnología </c:v>
                </c:pt>
                <c:pt idx="3">
                  <c:v>Ventajas </c:v>
                </c:pt>
                <c:pt idx="4">
                  <c:v>Riesgos</c:v>
                </c:pt>
              </c:strCache>
            </c:strRef>
          </c:cat>
          <c:val>
            <c:numRef>
              <c:f>Hoja1!$F$118:$F$122</c:f>
              <c:numCache>
                <c:formatCode>0%</c:formatCode>
                <c:ptCount val="5"/>
                <c:pt idx="0" formatCode="General">
                  <c:v>0</c:v>
                </c:pt>
                <c:pt idx="1">
                  <c:v>0.25</c:v>
                </c:pt>
                <c:pt idx="2">
                  <c:v>0.25</c:v>
                </c:pt>
                <c:pt idx="3">
                  <c:v>0.25</c:v>
                </c:pt>
                <c:pt idx="4" formatCode="General">
                  <c:v>0</c:v>
                </c:pt>
              </c:numCache>
            </c:numRef>
          </c:val>
        </c:ser>
        <c:dLbls>
          <c:showLegendKey val="0"/>
          <c:showVal val="0"/>
          <c:showCatName val="0"/>
          <c:showSerName val="0"/>
          <c:showPercent val="0"/>
          <c:showBubbleSize val="0"/>
        </c:dLbls>
        <c:gapWidth val="150"/>
        <c:shape val="box"/>
        <c:axId val="1799151584"/>
        <c:axId val="1799151040"/>
        <c:axId val="0"/>
      </c:bar3DChart>
      <c:valAx>
        <c:axId val="1799151040"/>
        <c:scaling>
          <c:orientation val="minMax"/>
        </c:scaling>
        <c:delete val="1"/>
        <c:axPos val="b"/>
        <c:numFmt formatCode="0%" sourceLinked="1"/>
        <c:majorTickMark val="out"/>
        <c:minorTickMark val="none"/>
        <c:tickLblPos val="nextTo"/>
        <c:crossAx val="1799151584"/>
        <c:crosses val="autoZero"/>
        <c:crossBetween val="between"/>
      </c:valAx>
      <c:catAx>
        <c:axId val="1799151584"/>
        <c:scaling>
          <c:orientation val="minMax"/>
        </c:scaling>
        <c:delete val="0"/>
        <c:axPos val="l"/>
        <c:numFmt formatCode="General" sourceLinked="1"/>
        <c:majorTickMark val="out"/>
        <c:minorTickMark val="none"/>
        <c:tickLblPos val="nextTo"/>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crossAx val="1799151040"/>
        <c:crosses val="autoZero"/>
        <c:auto val="1"/>
        <c:lblAlgn val="ctr"/>
        <c:lblOffset val="100"/>
        <c:noMultiLvlLbl val="0"/>
      </c:catAx>
    </c:plotArea>
    <c:legend>
      <c:legendPos val="b"/>
      <c:overlay val="0"/>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legend>
    <c:plotVisOnly val="1"/>
    <c:dispBlanksAs val="gap"/>
    <c:showDLblsOverMax val="0"/>
  </c:chart>
  <c:spPr>
    <a:ln>
      <a:solidFill>
        <a:sysClr val="window" lastClr="FFFFFF">
          <a:lumMod val="75000"/>
        </a:sysClr>
      </a:solidFill>
    </a:ln>
    <a:effectLst>
      <a:outerShdw blurRad="50800" dist="38100" dir="5400000" algn="t" rotWithShape="0">
        <a:prstClr val="black">
          <a:alpha val="40000"/>
        </a:prstClr>
      </a:outerShdw>
    </a:effectLst>
  </c:spPr>
  <c:txPr>
    <a:bodyPr/>
    <a:lstStyle/>
    <a:p>
      <a:pPr>
        <a:defRPr sz="900">
          <a:latin typeface="Century Gothic" panose="020B0502020202020204" pitchFamily="34" charset="0"/>
        </a:defRPr>
      </a:pPr>
      <a:endParaRPr lang="es-CO"/>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a:solidFill>
                  <a:prstClr val="black"/>
                </a:solidFill>
                <a:latin typeface="Century Gothic" panose="020B0502020202020204" pitchFamily="34" charset="0"/>
                <a:ea typeface="+mn-ea"/>
                <a:cs typeface="+mn-cs"/>
              </a:rPr>
              <a:t>Aspectos Investigados</a:t>
            </a:r>
          </a:p>
          <a:p>
            <a:pPr algn="ctr" rtl="0">
              <a:defRPr lang="es-CO" sz="1260" b="1" i="0" u="none" strike="noStrike" kern="1200" baseline="0">
                <a:solidFill>
                  <a:prstClr val="black"/>
                </a:solidFill>
                <a:latin typeface="Century Gothic" panose="020B0502020202020204" pitchFamily="34" charset="0"/>
                <a:ea typeface="+mn-ea"/>
                <a:cs typeface="+mn-cs"/>
              </a:defRPr>
            </a:pPr>
            <a:r>
              <a:rPr lang="es-CO" sz="1260" b="1" i="0" u="none" strike="noStrike" kern="1200" baseline="0">
                <a:solidFill>
                  <a:prstClr val="black"/>
                </a:solidFill>
                <a:latin typeface="Century Gothic" panose="020B0502020202020204" pitchFamily="34" charset="0"/>
                <a:ea typeface="+mn-ea"/>
                <a:cs typeface="+mn-cs"/>
              </a:rPr>
              <a:t>OTROS SERVICIOS</a:t>
            </a:r>
          </a:p>
        </c:rich>
      </c:tx>
      <c:overlay val="0"/>
    </c:title>
    <c:autoTitleDeleted val="0"/>
    <c:view3D>
      <c:rotX val="15"/>
      <c:rotY val="60"/>
      <c:rAngAx val="1"/>
    </c:view3D>
    <c:floor>
      <c:thickness val="0"/>
    </c:floor>
    <c:sideWall>
      <c:thickness val="0"/>
    </c:sideWall>
    <c:backWall>
      <c:thickness val="0"/>
    </c:backWall>
    <c:plotArea>
      <c:layout/>
      <c:bar3DChart>
        <c:barDir val="bar"/>
        <c:grouping val="percentStacked"/>
        <c:varyColors val="0"/>
        <c:ser>
          <c:idx val="0"/>
          <c:order val="0"/>
          <c:tx>
            <c:strRef>
              <c:f>Hoja1!$C$140</c:f>
              <c:strCache>
                <c:ptCount val="1"/>
                <c:pt idx="0">
                  <c:v>MINTIC</c:v>
                </c:pt>
              </c:strCache>
            </c:strRef>
          </c:tx>
          <c:spPr>
            <a:solidFill>
              <a:schemeClr val="accent5">
                <a:lumMod val="60000"/>
                <a:lumOff val="40000"/>
              </a:schemeClr>
            </a:solidFill>
          </c:spPr>
          <c:invertIfNegative val="0"/>
          <c:cat>
            <c:strRef>
              <c:f>Hoja1!$B$141:$B$145</c:f>
              <c:strCache>
                <c:ptCount val="5"/>
                <c:pt idx="0">
                  <c:v>Marco Legal</c:v>
                </c:pt>
                <c:pt idx="1">
                  <c:v>Entes Involucrados</c:v>
                </c:pt>
                <c:pt idx="2">
                  <c:v>Tecnología </c:v>
                </c:pt>
                <c:pt idx="3">
                  <c:v>Ventajas </c:v>
                </c:pt>
                <c:pt idx="4">
                  <c:v>Riesgos</c:v>
                </c:pt>
              </c:strCache>
            </c:strRef>
          </c:cat>
          <c:val>
            <c:numRef>
              <c:f>Hoja1!$C$141:$C$145</c:f>
              <c:numCache>
                <c:formatCode>General</c:formatCode>
                <c:ptCount val="5"/>
                <c:pt idx="0">
                  <c:v>0</c:v>
                </c:pt>
                <c:pt idx="1">
                  <c:v>0</c:v>
                </c:pt>
                <c:pt idx="2" formatCode="0%">
                  <c:v>0.25</c:v>
                </c:pt>
                <c:pt idx="3" formatCode="0%">
                  <c:v>0.25</c:v>
                </c:pt>
                <c:pt idx="4" formatCode="0%">
                  <c:v>0.25</c:v>
                </c:pt>
              </c:numCache>
            </c:numRef>
          </c:val>
        </c:ser>
        <c:ser>
          <c:idx val="1"/>
          <c:order val="1"/>
          <c:tx>
            <c:strRef>
              <c:f>Hoja1!$D$140</c:f>
              <c:strCache>
                <c:ptCount val="1"/>
                <c:pt idx="0">
                  <c:v>BID</c:v>
                </c:pt>
              </c:strCache>
            </c:strRef>
          </c:tx>
          <c:spPr>
            <a:solidFill>
              <a:schemeClr val="bg1">
                <a:lumMod val="50000"/>
              </a:schemeClr>
            </a:solidFill>
          </c:spPr>
          <c:invertIfNegative val="0"/>
          <c:cat>
            <c:strRef>
              <c:f>Hoja1!$B$141:$B$145</c:f>
              <c:strCache>
                <c:ptCount val="5"/>
                <c:pt idx="0">
                  <c:v>Marco Legal</c:v>
                </c:pt>
                <c:pt idx="1">
                  <c:v>Entes Involucrados</c:v>
                </c:pt>
                <c:pt idx="2">
                  <c:v>Tecnología </c:v>
                </c:pt>
                <c:pt idx="3">
                  <c:v>Ventajas </c:v>
                </c:pt>
                <c:pt idx="4">
                  <c:v>Riesgos</c:v>
                </c:pt>
              </c:strCache>
            </c:strRef>
          </c:cat>
          <c:val>
            <c:numRef>
              <c:f>Hoja1!$D$141:$D$145</c:f>
              <c:numCache>
                <c:formatCode>General</c:formatCode>
                <c:ptCount val="5"/>
                <c:pt idx="0">
                  <c:v>0</c:v>
                </c:pt>
                <c:pt idx="1">
                  <c:v>0</c:v>
                </c:pt>
                <c:pt idx="2">
                  <c:v>0</c:v>
                </c:pt>
                <c:pt idx="3" formatCode="0%">
                  <c:v>0.25</c:v>
                </c:pt>
                <c:pt idx="4">
                  <c:v>0</c:v>
                </c:pt>
              </c:numCache>
            </c:numRef>
          </c:val>
        </c:ser>
        <c:ser>
          <c:idx val="2"/>
          <c:order val="2"/>
          <c:tx>
            <c:strRef>
              <c:f>Hoja1!$E$140</c:f>
              <c:strCache>
                <c:ptCount val="1"/>
                <c:pt idx="0">
                  <c:v>BM</c:v>
                </c:pt>
              </c:strCache>
            </c:strRef>
          </c:tx>
          <c:spPr>
            <a:solidFill>
              <a:srgbClr val="92D050"/>
            </a:solidFill>
          </c:spPr>
          <c:invertIfNegative val="0"/>
          <c:cat>
            <c:strRef>
              <c:f>Hoja1!$B$141:$B$145</c:f>
              <c:strCache>
                <c:ptCount val="5"/>
                <c:pt idx="0">
                  <c:v>Marco Legal</c:v>
                </c:pt>
                <c:pt idx="1">
                  <c:v>Entes Involucrados</c:v>
                </c:pt>
                <c:pt idx="2">
                  <c:v>Tecnología </c:v>
                </c:pt>
                <c:pt idx="3">
                  <c:v>Ventajas </c:v>
                </c:pt>
                <c:pt idx="4">
                  <c:v>Riesgos</c:v>
                </c:pt>
              </c:strCache>
            </c:strRef>
          </c:cat>
          <c:val>
            <c:numRef>
              <c:f>Hoja1!$E$141:$E$145</c:f>
              <c:numCache>
                <c:formatCode>General</c:formatCode>
                <c:ptCount val="5"/>
                <c:pt idx="0">
                  <c:v>0</c:v>
                </c:pt>
                <c:pt idx="1">
                  <c:v>0</c:v>
                </c:pt>
                <c:pt idx="2" formatCode="0%">
                  <c:v>0.25</c:v>
                </c:pt>
                <c:pt idx="3">
                  <c:v>0</c:v>
                </c:pt>
                <c:pt idx="4">
                  <c:v>0</c:v>
                </c:pt>
              </c:numCache>
            </c:numRef>
          </c:val>
        </c:ser>
        <c:ser>
          <c:idx val="3"/>
          <c:order val="3"/>
          <c:tx>
            <c:strRef>
              <c:f>Hoja1!$F$140</c:f>
              <c:strCache>
                <c:ptCount val="1"/>
                <c:pt idx="0">
                  <c:v>OTRAS FUENTES</c:v>
                </c:pt>
              </c:strCache>
            </c:strRef>
          </c:tx>
          <c:spPr>
            <a:solidFill>
              <a:srgbClr val="CCFFFF"/>
            </a:solidFill>
          </c:spPr>
          <c:invertIfNegative val="0"/>
          <c:cat>
            <c:strRef>
              <c:f>Hoja1!$B$141:$B$145</c:f>
              <c:strCache>
                <c:ptCount val="5"/>
                <c:pt idx="0">
                  <c:v>Marco Legal</c:v>
                </c:pt>
                <c:pt idx="1">
                  <c:v>Entes Involucrados</c:v>
                </c:pt>
                <c:pt idx="2">
                  <c:v>Tecnología </c:v>
                </c:pt>
                <c:pt idx="3">
                  <c:v>Ventajas </c:v>
                </c:pt>
                <c:pt idx="4">
                  <c:v>Riesgos</c:v>
                </c:pt>
              </c:strCache>
            </c:strRef>
          </c:cat>
          <c:val>
            <c:numRef>
              <c:f>Hoja1!$F$141:$F$145</c:f>
              <c:numCache>
                <c:formatCode>0%</c:formatCode>
                <c:ptCount val="5"/>
                <c:pt idx="0" formatCode="General">
                  <c:v>0</c:v>
                </c:pt>
                <c:pt idx="1">
                  <c:v>0.25</c:v>
                </c:pt>
                <c:pt idx="2">
                  <c:v>0.25</c:v>
                </c:pt>
                <c:pt idx="3" formatCode="General">
                  <c:v>0</c:v>
                </c:pt>
                <c:pt idx="4">
                  <c:v>0.25</c:v>
                </c:pt>
              </c:numCache>
            </c:numRef>
          </c:val>
        </c:ser>
        <c:dLbls>
          <c:showLegendKey val="0"/>
          <c:showVal val="0"/>
          <c:showCatName val="0"/>
          <c:showSerName val="0"/>
          <c:showPercent val="0"/>
          <c:showBubbleSize val="0"/>
        </c:dLbls>
        <c:gapWidth val="150"/>
        <c:shape val="box"/>
        <c:axId val="1811718912"/>
        <c:axId val="1799156480"/>
        <c:axId val="0"/>
      </c:bar3DChart>
      <c:valAx>
        <c:axId val="1799156480"/>
        <c:scaling>
          <c:orientation val="minMax"/>
        </c:scaling>
        <c:delete val="1"/>
        <c:axPos val="b"/>
        <c:numFmt formatCode="0%" sourceLinked="1"/>
        <c:majorTickMark val="out"/>
        <c:minorTickMark val="none"/>
        <c:tickLblPos val="nextTo"/>
        <c:crossAx val="1811718912"/>
        <c:crosses val="autoZero"/>
        <c:crossBetween val="between"/>
      </c:valAx>
      <c:catAx>
        <c:axId val="1811718912"/>
        <c:scaling>
          <c:orientation val="minMax"/>
        </c:scaling>
        <c:delete val="0"/>
        <c:axPos val="l"/>
        <c:numFmt formatCode="General" sourceLinked="1"/>
        <c:majorTickMark val="out"/>
        <c:minorTickMark val="none"/>
        <c:tickLblPos val="nextTo"/>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crossAx val="1799156480"/>
        <c:crosses val="autoZero"/>
        <c:auto val="1"/>
        <c:lblAlgn val="ctr"/>
        <c:lblOffset val="100"/>
        <c:noMultiLvlLbl val="0"/>
      </c:catAx>
    </c:plotArea>
    <c:legend>
      <c:legendPos val="b"/>
      <c:overlay val="0"/>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legend>
    <c:plotVisOnly val="1"/>
    <c:dispBlanksAs val="gap"/>
    <c:showDLblsOverMax val="0"/>
  </c:chart>
  <c:spPr>
    <a:ln>
      <a:solidFill>
        <a:schemeClr val="bg1">
          <a:lumMod val="75000"/>
        </a:schemeClr>
      </a:solidFill>
    </a:ln>
    <a:effectLst>
      <a:outerShdw blurRad="50800" dist="38100" dir="5400000" algn="t" rotWithShape="0">
        <a:prstClr val="black">
          <a:alpha val="40000"/>
        </a:prstClr>
      </a:outerShdw>
    </a:effectLst>
  </c:spPr>
  <c:txPr>
    <a:bodyPr/>
    <a:lstStyle/>
    <a:p>
      <a:pPr>
        <a:defRPr sz="900">
          <a:latin typeface="Century Gothic" panose="020B0502020202020204" pitchFamily="34" charset="0"/>
        </a:defRPr>
      </a:pPr>
      <a:endParaRPr lang="es-CO"/>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spPr>
            <a:solidFill>
              <a:srgbClr val="4F81BD">
                <a:lumMod val="75000"/>
              </a:srgbClr>
            </a:solidFill>
            <a:ln>
              <a:noFill/>
            </a:ln>
            <a:effectLst>
              <a:outerShdw blurRad="50800" dist="38100" dir="5400000" algn="t" rotWithShape="0">
                <a:prstClr val="black">
                  <a:alpha val="40000"/>
                </a:prstClr>
              </a:outerShdw>
            </a:effectLst>
          </c:spPr>
          <c:invertIfNegative val="0"/>
          <c:dPt>
            <c:idx val="0"/>
            <c:invertIfNegative val="0"/>
            <c:bubble3D val="0"/>
            <c:spPr>
              <a:solidFill>
                <a:srgbClr val="4472C4">
                  <a:lumMod val="60000"/>
                  <a:lumOff val="40000"/>
                </a:srgbClr>
              </a:solidFill>
              <a:ln>
                <a:noFill/>
              </a:ln>
              <a:effectLst>
                <a:outerShdw blurRad="50800" dist="38100" dir="5400000" algn="t" rotWithShape="0">
                  <a:prstClr val="black">
                    <a:alpha val="40000"/>
                  </a:prstClr>
                </a:outerShdw>
              </a:effectLst>
            </c:spPr>
          </c:dPt>
          <c:dPt>
            <c:idx val="1"/>
            <c:invertIfNegative val="0"/>
            <c:bubble3D val="0"/>
            <c:spPr>
              <a:solidFill>
                <a:sysClr val="window" lastClr="FFFFFF">
                  <a:lumMod val="50000"/>
                </a:sysClr>
              </a:solidFill>
              <a:ln>
                <a:noFill/>
              </a:ln>
              <a:effectLst>
                <a:outerShdw blurRad="50800" dist="38100" dir="5400000" algn="t" rotWithShape="0">
                  <a:prstClr val="black">
                    <a:alpha val="40000"/>
                  </a:prstClr>
                </a:outerShdw>
              </a:effectLst>
            </c:spPr>
          </c:dPt>
          <c:dPt>
            <c:idx val="2"/>
            <c:invertIfNegative val="0"/>
            <c:bubble3D val="0"/>
            <c:spPr>
              <a:solidFill>
                <a:srgbClr val="CCFFFF"/>
              </a:solidFill>
              <a:ln>
                <a:noFill/>
              </a:ln>
              <a:effectLst>
                <a:outerShdw blurRad="50800" dist="38100" dir="5400000" algn="t" rotWithShape="0">
                  <a:prstClr val="black">
                    <a:alpha val="40000"/>
                  </a:prstClr>
                </a:outerShdw>
              </a:effectLst>
            </c:spPr>
          </c:dPt>
          <c:dPt>
            <c:idx val="3"/>
            <c:invertIfNegative val="0"/>
            <c:bubble3D val="0"/>
            <c:spPr>
              <a:solidFill>
                <a:srgbClr val="92D050"/>
              </a:solidFill>
              <a:ln>
                <a:noFill/>
              </a:ln>
              <a:effectLst>
                <a:outerShdw blurRad="50800" dist="38100" dir="5400000" algn="t" rotWithShape="0">
                  <a:prstClr val="black">
                    <a:alpha val="40000"/>
                  </a:prstClr>
                </a:outerShdw>
              </a:effectLst>
            </c:spPr>
          </c:dPt>
          <c:dPt>
            <c:idx val="4"/>
            <c:invertIfNegative val="0"/>
            <c:bubble3D val="0"/>
            <c:spPr>
              <a:solidFill>
                <a:srgbClr val="4472C4">
                  <a:lumMod val="60000"/>
                  <a:lumOff val="40000"/>
                </a:srgbClr>
              </a:solidFill>
              <a:ln>
                <a:noFill/>
              </a:ln>
              <a:effectLst>
                <a:outerShdw blurRad="50800" dist="38100" dir="5400000" algn="t" rotWithShape="0">
                  <a:prstClr val="black">
                    <a:alpha val="40000"/>
                  </a:prstClr>
                </a:outerShdw>
              </a:effectLst>
            </c:spPr>
          </c:dPt>
          <c:dPt>
            <c:idx val="5"/>
            <c:invertIfNegative val="0"/>
            <c:bubble3D val="0"/>
            <c:spPr>
              <a:solidFill>
                <a:sysClr val="window" lastClr="FFFFFF">
                  <a:lumMod val="50000"/>
                </a:sysClr>
              </a:solidFill>
              <a:ln>
                <a:noFill/>
              </a:ln>
              <a:effectLst>
                <a:outerShdw blurRad="50800" dist="38100" dir="5400000" algn="t" rotWithShape="0">
                  <a:prstClr val="black">
                    <a:alpha val="40000"/>
                  </a:prstClr>
                </a:outerShdw>
              </a:effectLst>
            </c:spPr>
          </c:dPt>
          <c:dPt>
            <c:idx val="6"/>
            <c:invertIfNegative val="0"/>
            <c:bubble3D val="0"/>
            <c:spPr>
              <a:solidFill>
                <a:srgbClr val="CCFFFF"/>
              </a:solidFill>
              <a:ln>
                <a:noFill/>
              </a:ln>
              <a:effectLst>
                <a:outerShdw blurRad="50800" dist="38100" dir="5400000" algn="t" rotWithShape="0">
                  <a:prstClr val="black">
                    <a:alpha val="40000"/>
                  </a:prstClr>
                </a:outerShdw>
              </a:effectLst>
            </c:spPr>
          </c:dPt>
          <c:dPt>
            <c:idx val="7"/>
            <c:invertIfNegative val="0"/>
            <c:bubble3D val="0"/>
            <c:spPr>
              <a:solidFill>
                <a:srgbClr val="92D050"/>
              </a:solidFill>
              <a:ln>
                <a:noFill/>
              </a:ln>
              <a:effectLst>
                <a:outerShdw blurRad="50800" dist="38100" dir="5400000" algn="t" rotWithShape="0">
                  <a:prstClr val="black">
                    <a:alpha val="40000"/>
                  </a:prstClr>
                </a:outerShdw>
              </a:effectLst>
            </c:spPr>
          </c:dPt>
          <c:dLbls>
            <c:dLbl>
              <c:idx val="0"/>
              <c:layout>
                <c:manualLayout>
                  <c:x val="0"/>
                  <c:y val="7.873629120573905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
                  <c:y val="7.5586839557509486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3.5273858460171093E-3"/>
                  <c:y val="8.1885742853968602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5273858460171093E-3"/>
                  <c:y val="7.2437387909279921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3.5273858460171093E-3"/>
                  <c:y val="7.8736291205739051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3.5273858460171093E-3"/>
                  <c:y val="7.243738790927992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5273858460171093E-3"/>
                  <c:y val="7.5586839557509486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3.5273858460171093E-3"/>
                  <c:y val="7.243738790927992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a:lstStyle/>
              <a:p>
                <a:pPr>
                  <a:defRPr sz="1000" b="0">
                    <a:solidFill>
                      <a:sysClr val="windowText" lastClr="000000"/>
                    </a:solidFill>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Hoja1!$I$20:$I$27</c:f>
              <c:strCache>
                <c:ptCount val="8"/>
                <c:pt idx="0">
                  <c:v>Gobierno</c:v>
                </c:pt>
                <c:pt idx="1">
                  <c:v>Seguridad</c:v>
                </c:pt>
                <c:pt idx="2">
                  <c:v>Movilidad</c:v>
                </c:pt>
                <c:pt idx="3">
                  <c:v>Salud</c:v>
                </c:pt>
                <c:pt idx="4">
                  <c:v>Educación</c:v>
                </c:pt>
                <c:pt idx="5">
                  <c:v>Medio Ambiente</c:v>
                </c:pt>
                <c:pt idx="6">
                  <c:v>Servicios Públicos</c:v>
                </c:pt>
                <c:pt idx="7">
                  <c:v>Otros Servicios</c:v>
                </c:pt>
              </c:strCache>
            </c:strRef>
          </c:cat>
          <c:val>
            <c:numRef>
              <c:f>Hoja1!$K$20:$K$27</c:f>
              <c:numCache>
                <c:formatCode>General</c:formatCode>
                <c:ptCount val="8"/>
                <c:pt idx="0">
                  <c:v>4</c:v>
                </c:pt>
                <c:pt idx="1">
                  <c:v>10</c:v>
                </c:pt>
                <c:pt idx="2">
                  <c:v>13</c:v>
                </c:pt>
                <c:pt idx="3">
                  <c:v>6</c:v>
                </c:pt>
                <c:pt idx="4">
                  <c:v>4</c:v>
                </c:pt>
                <c:pt idx="5">
                  <c:v>6</c:v>
                </c:pt>
                <c:pt idx="6">
                  <c:v>5</c:v>
                </c:pt>
                <c:pt idx="7">
                  <c:v>6</c:v>
                </c:pt>
              </c:numCache>
            </c:numRef>
          </c:val>
        </c:ser>
        <c:dLbls>
          <c:showLegendKey val="0"/>
          <c:showVal val="1"/>
          <c:showCatName val="0"/>
          <c:showSerName val="0"/>
          <c:showPercent val="0"/>
          <c:showBubbleSize val="0"/>
        </c:dLbls>
        <c:gapWidth val="150"/>
        <c:shape val="box"/>
        <c:axId val="1811721632"/>
        <c:axId val="1811723264"/>
        <c:axId val="0"/>
      </c:bar3DChart>
      <c:catAx>
        <c:axId val="1811721632"/>
        <c:scaling>
          <c:orientation val="minMax"/>
        </c:scaling>
        <c:delete val="0"/>
        <c:axPos val="b"/>
        <c:numFmt formatCode="General" sourceLinked="0"/>
        <c:majorTickMark val="out"/>
        <c:minorTickMark val="none"/>
        <c:tickLblPos val="nextTo"/>
        <c:crossAx val="1811723264"/>
        <c:crosses val="autoZero"/>
        <c:auto val="1"/>
        <c:lblAlgn val="ctr"/>
        <c:lblOffset val="100"/>
        <c:noMultiLvlLbl val="0"/>
      </c:catAx>
      <c:valAx>
        <c:axId val="1811723264"/>
        <c:scaling>
          <c:orientation val="minMax"/>
        </c:scaling>
        <c:delete val="1"/>
        <c:axPos val="l"/>
        <c:numFmt formatCode="General" sourceLinked="1"/>
        <c:majorTickMark val="out"/>
        <c:minorTickMark val="none"/>
        <c:tickLblPos val="nextTo"/>
        <c:crossAx val="1811721632"/>
        <c:crosses val="autoZero"/>
        <c:crossBetween val="between"/>
      </c:valAx>
    </c:plotArea>
    <c:plotVisOnly val="1"/>
    <c:dispBlanksAs val="gap"/>
    <c:showDLblsOverMax val="0"/>
  </c:chart>
  <c:spPr>
    <a:ln>
      <a:solidFill>
        <a:sysClr val="window" lastClr="FFFFFF">
          <a:lumMod val="75000"/>
        </a:sysClr>
      </a:solidFill>
    </a:ln>
    <a:effectLst>
      <a:outerShdw blurRad="50800" dist="38100" dir="5400000" algn="t" rotWithShape="0">
        <a:prstClr val="black">
          <a:alpha val="40000"/>
        </a:prstClr>
      </a:outerShdw>
    </a:effectLst>
  </c:spPr>
  <c:txPr>
    <a:bodyPr/>
    <a:lstStyle/>
    <a:p>
      <a:pPr algn="ctr">
        <a:defRPr lang="es-CO" sz="1050" b="0" i="0" u="none" strike="noStrike" kern="1200" baseline="0">
          <a:solidFill>
            <a:prstClr val="black"/>
          </a:solidFill>
          <a:latin typeface="Century Gothic" panose="020B0502020202020204" pitchFamily="34" charset="0"/>
          <a:ea typeface="+mn-ea"/>
          <a:cs typeface="+mn-cs"/>
        </a:defRPr>
      </a:pPr>
      <a:endParaRPr lang="es-CO"/>
    </a:p>
  </c:txPr>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F5DC06-CEDC-4978-9488-B43011144CB8}" type="doc">
      <dgm:prSet loTypeId="urn:microsoft.com/office/officeart/2005/8/layout/radial6" loCatId="cycle" qsTypeId="urn:microsoft.com/office/officeart/2005/8/quickstyle/simple1" qsCatId="simple" csTypeId="urn:microsoft.com/office/officeart/2005/8/colors/accent1_5" csCatId="accent1" phldr="1"/>
      <dgm:spPr/>
      <dgm:t>
        <a:bodyPr/>
        <a:lstStyle/>
        <a:p>
          <a:endParaRPr lang="es-CO"/>
        </a:p>
      </dgm:t>
    </dgm:pt>
    <dgm:pt modelId="{99394D5D-EF56-4E00-860F-DD13AC86D069}">
      <dgm:prSet phldrT="[Texto]" custT="1">
        <dgm:style>
          <a:lnRef idx="1">
            <a:schemeClr val="accent6"/>
          </a:lnRef>
          <a:fillRef idx="2">
            <a:schemeClr val="accent6"/>
          </a:fillRef>
          <a:effectRef idx="1">
            <a:schemeClr val="accent6"/>
          </a:effectRef>
          <a:fontRef idx="minor">
            <a:schemeClr val="dk1"/>
          </a:fontRef>
        </dgm:style>
      </dgm:prSet>
      <dgm:spPr>
        <a:solidFill>
          <a:srgbClr val="92D050"/>
        </a:solidFill>
      </dgm:spPr>
      <dgm:t>
        <a:bodyPr/>
        <a:lstStyle/>
        <a:p>
          <a:pPr algn="ctr"/>
          <a:r>
            <a:rPr lang="es-CO" sz="900" b="1">
              <a:latin typeface="Century Gothic" panose="020B0502020202020204" pitchFamily="34" charset="0"/>
            </a:rPr>
            <a:t>E-GOVERNMENT</a:t>
          </a:r>
          <a:r>
            <a:rPr lang="es-CO" sz="900" b="1"/>
            <a:t> </a:t>
          </a:r>
          <a:endParaRPr lang="es-CO" sz="900" b="1">
            <a:latin typeface="Century Gothic" panose="020B0502020202020204" pitchFamily="34" charset="0"/>
          </a:endParaRPr>
        </a:p>
      </dgm:t>
    </dgm:pt>
    <dgm:pt modelId="{E8CED8F8-F6D7-4384-9B7F-9EED800071A8}" type="parTrans" cxnId="{7CAB738B-DBF3-4464-A7C7-360573732737}">
      <dgm:prSet/>
      <dgm:spPr/>
      <dgm:t>
        <a:bodyPr/>
        <a:lstStyle/>
        <a:p>
          <a:pPr algn="ctr"/>
          <a:endParaRPr lang="es-CO" sz="600">
            <a:latin typeface="Century Gothic" panose="020B0502020202020204" pitchFamily="34" charset="0"/>
          </a:endParaRPr>
        </a:p>
      </dgm:t>
    </dgm:pt>
    <dgm:pt modelId="{BF11FA7F-25CA-4ECC-9940-808732DA3121}" type="sibTrans" cxnId="{7CAB738B-DBF3-4464-A7C7-360573732737}">
      <dgm:prSet/>
      <dgm:spPr/>
      <dgm:t>
        <a:bodyPr/>
        <a:lstStyle/>
        <a:p>
          <a:pPr algn="ctr"/>
          <a:endParaRPr lang="es-CO" sz="600">
            <a:latin typeface="Century Gothic" panose="020B0502020202020204" pitchFamily="34" charset="0"/>
          </a:endParaRPr>
        </a:p>
      </dgm:t>
    </dgm:pt>
    <dgm:pt modelId="{A8F65003-B549-438D-A76F-F9199DFBB95E}">
      <dgm:prSet phldrT="[Texto]" custT="1">
        <dgm:style>
          <a:lnRef idx="3">
            <a:schemeClr val="lt1"/>
          </a:lnRef>
          <a:fillRef idx="1">
            <a:schemeClr val="accent5"/>
          </a:fillRef>
          <a:effectRef idx="1">
            <a:schemeClr val="accent5"/>
          </a:effectRef>
          <a:fontRef idx="minor">
            <a:schemeClr val="lt1"/>
          </a:fontRef>
        </dgm:style>
      </dgm:prSet>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Ministerios de la Republica</a:t>
          </a:r>
        </a:p>
      </dgm:t>
    </dgm:pt>
    <dgm:pt modelId="{31367E27-CAC0-48CF-B7A0-7419D2C53F08}" type="parTrans" cxnId="{7CA2CDD7-9BCE-4BC7-BF75-8E06A6C36698}">
      <dgm:prSet custT="1"/>
      <dgm:spPr/>
      <dgm:t>
        <a:bodyPr/>
        <a:lstStyle/>
        <a:p>
          <a:pPr algn="ctr"/>
          <a:endParaRPr lang="es-CO" sz="600">
            <a:latin typeface="Century Gothic" panose="020B0502020202020204" pitchFamily="34" charset="0"/>
          </a:endParaRPr>
        </a:p>
      </dgm:t>
    </dgm:pt>
    <dgm:pt modelId="{C135B5BD-FCC0-4162-9FC5-4D1E7FDD2812}" type="sibTrans" cxnId="{7CA2CDD7-9BCE-4BC7-BF75-8E06A6C36698}">
      <dgm:prSet/>
      <dgm:spPr/>
      <dgm:t>
        <a:bodyPr/>
        <a:lstStyle/>
        <a:p>
          <a:pPr algn="ctr"/>
          <a:endParaRPr lang="es-CO" sz="600">
            <a:latin typeface="Century Gothic" panose="020B0502020202020204" pitchFamily="34" charset="0"/>
          </a:endParaRPr>
        </a:p>
      </dgm:t>
    </dgm:pt>
    <dgm:pt modelId="{AD2ADC1E-3F35-45CA-9ADA-1D3768C4AA61}">
      <dgm:prSet phldrT="[Texto]" custT="1">
        <dgm:style>
          <a:lnRef idx="1">
            <a:schemeClr val="accent3"/>
          </a:lnRef>
          <a:fillRef idx="2">
            <a:schemeClr val="accent3"/>
          </a:fillRef>
          <a:effectRef idx="1">
            <a:schemeClr val="accent3"/>
          </a:effectRef>
          <a:fontRef idx="minor">
            <a:schemeClr val="dk1"/>
          </a:fontRef>
        </dgm:style>
      </dgm:prSet>
      <dgm:spPr>
        <a:solidFill>
          <a:schemeClr val="accent5">
            <a:lumMod val="60000"/>
            <a:lumOff val="40000"/>
          </a:schemeClr>
        </a:solidFill>
      </dgm:spPr>
      <dgm:t>
        <a:bodyPr/>
        <a:lstStyle/>
        <a:p>
          <a:pPr algn="ctr"/>
          <a:r>
            <a:rPr lang="es-CO" sz="800">
              <a:latin typeface="Century Gothic" panose="020B0502020202020204" pitchFamily="34" charset="0"/>
            </a:rPr>
            <a:t>Gobierno Colombia</a:t>
          </a:r>
        </a:p>
      </dgm:t>
    </dgm:pt>
    <dgm:pt modelId="{C151A30F-341A-4FF9-AE2C-7E8B6D31C688}" type="parTrans" cxnId="{6F02C067-102D-4CC6-AA9A-90CDE8EB30F1}">
      <dgm:prSet custT="1"/>
      <dgm:spPr/>
      <dgm:t>
        <a:bodyPr/>
        <a:lstStyle/>
        <a:p>
          <a:pPr algn="ctr"/>
          <a:endParaRPr lang="es-CO" sz="600">
            <a:latin typeface="Century Gothic" panose="020B0502020202020204" pitchFamily="34" charset="0"/>
          </a:endParaRPr>
        </a:p>
      </dgm:t>
    </dgm:pt>
    <dgm:pt modelId="{4AB1C39B-3648-4468-A30C-283060618256}" type="sibTrans" cxnId="{6F02C067-102D-4CC6-AA9A-90CDE8EB30F1}">
      <dgm:prSet/>
      <dgm:spPr/>
      <dgm:t>
        <a:bodyPr/>
        <a:lstStyle/>
        <a:p>
          <a:pPr algn="ctr"/>
          <a:endParaRPr lang="es-CO" sz="600">
            <a:latin typeface="Century Gothic" panose="020B0502020202020204" pitchFamily="34" charset="0"/>
          </a:endParaRPr>
        </a:p>
      </dgm:t>
    </dgm:pt>
    <dgm:pt modelId="{2C9DD406-CA48-4140-811E-7C3188BC3134}">
      <dgm:prSet phldrT="[Texto]" custT="1">
        <dgm:style>
          <a:lnRef idx="1">
            <a:schemeClr val="accent3"/>
          </a:lnRef>
          <a:fillRef idx="2">
            <a:schemeClr val="accent3"/>
          </a:fillRef>
          <a:effectRef idx="1">
            <a:schemeClr val="accent3"/>
          </a:effectRef>
          <a:fontRef idx="minor">
            <a:schemeClr val="dk1"/>
          </a:fontRef>
        </dgm:style>
      </dgm:prSet>
      <dgm:spPr>
        <a:solidFill>
          <a:schemeClr val="accent5">
            <a:lumMod val="60000"/>
            <a:lumOff val="40000"/>
          </a:schemeClr>
        </a:solidFill>
      </dgm:spPr>
      <dgm:t>
        <a:bodyPr/>
        <a:lstStyle/>
        <a:p>
          <a:pPr algn="ctr"/>
          <a:r>
            <a:rPr lang="es-CO" sz="800">
              <a:latin typeface="Century Gothic" panose="020B0502020202020204" pitchFamily="34" charset="0"/>
            </a:rPr>
            <a:t>Presidencia de la Republica</a:t>
          </a:r>
        </a:p>
      </dgm:t>
    </dgm:pt>
    <dgm:pt modelId="{BA7EC135-1567-45DA-A5FC-4E0329AC1C16}" type="parTrans" cxnId="{61DE6578-9B4F-4A5C-98EA-8CD57D4C75BE}">
      <dgm:prSet custT="1"/>
      <dgm:spPr/>
      <dgm:t>
        <a:bodyPr/>
        <a:lstStyle/>
        <a:p>
          <a:pPr algn="ctr"/>
          <a:endParaRPr lang="es-CO" sz="600">
            <a:latin typeface="Century Gothic" panose="020B0502020202020204" pitchFamily="34" charset="0"/>
          </a:endParaRPr>
        </a:p>
      </dgm:t>
    </dgm:pt>
    <dgm:pt modelId="{BAB52534-6A52-4CE1-8B2D-57EDE208EF4A}" type="sibTrans" cxnId="{61DE6578-9B4F-4A5C-98EA-8CD57D4C75BE}">
      <dgm:prSet/>
      <dgm:spPr/>
      <dgm:t>
        <a:bodyPr/>
        <a:lstStyle/>
        <a:p>
          <a:pPr algn="ctr"/>
          <a:endParaRPr lang="es-CO" sz="600">
            <a:latin typeface="Century Gothic" panose="020B0502020202020204" pitchFamily="34" charset="0"/>
          </a:endParaRPr>
        </a:p>
      </dgm:t>
    </dgm:pt>
    <dgm:pt modelId="{5D6083C4-3D0C-4D1B-80F1-C35C6DE33ECB}">
      <dgm:prSet phldrT="[Texto]" custT="1">
        <dgm:style>
          <a:lnRef idx="1">
            <a:schemeClr val="accent3"/>
          </a:lnRef>
          <a:fillRef idx="2">
            <a:schemeClr val="accent3"/>
          </a:fillRef>
          <a:effectRef idx="1">
            <a:schemeClr val="accent3"/>
          </a:effectRef>
          <a:fontRef idx="minor">
            <a:schemeClr val="dk1"/>
          </a:fontRef>
        </dgm:style>
      </dgm:prSet>
      <dgm:spPr>
        <a:solidFill>
          <a:schemeClr val="accent5">
            <a:lumMod val="60000"/>
            <a:lumOff val="40000"/>
          </a:schemeClr>
        </a:solidFill>
      </dgm:spPr>
      <dgm:t>
        <a:bodyPr/>
        <a:lstStyle/>
        <a:p>
          <a:pPr algn="ctr"/>
          <a:r>
            <a:rPr lang="es-CO" sz="800">
              <a:latin typeface="Century Gothic" panose="020B0502020202020204" pitchFamily="34" charset="0"/>
            </a:rPr>
            <a:t>Vice Presidencia de la Republica </a:t>
          </a:r>
        </a:p>
      </dgm:t>
    </dgm:pt>
    <dgm:pt modelId="{74E19FAA-DA7F-498B-9150-DD61341A5D7A}" type="parTrans" cxnId="{F1EC8EA2-A767-4A2D-AC51-2776BE417773}">
      <dgm:prSet custT="1"/>
      <dgm:spPr/>
      <dgm:t>
        <a:bodyPr/>
        <a:lstStyle/>
        <a:p>
          <a:pPr algn="ctr"/>
          <a:endParaRPr lang="es-CO" sz="600">
            <a:latin typeface="Century Gothic" panose="020B0502020202020204" pitchFamily="34" charset="0"/>
          </a:endParaRPr>
        </a:p>
      </dgm:t>
    </dgm:pt>
    <dgm:pt modelId="{18EE7464-92B7-42A0-9B56-2AD4CEF5760B}" type="sibTrans" cxnId="{F1EC8EA2-A767-4A2D-AC51-2776BE417773}">
      <dgm:prSet/>
      <dgm:spPr/>
      <dgm:t>
        <a:bodyPr/>
        <a:lstStyle/>
        <a:p>
          <a:pPr algn="ctr"/>
          <a:endParaRPr lang="es-CO" sz="600">
            <a:latin typeface="Century Gothic" panose="020B0502020202020204" pitchFamily="34" charset="0"/>
          </a:endParaRPr>
        </a:p>
      </dgm:t>
    </dgm:pt>
    <dgm:pt modelId="{2686A1A6-6E92-480F-972D-DE17639670CD}">
      <dgm:prSet phldrT="[Texto]" custT="1">
        <dgm:style>
          <a:lnRef idx="3">
            <a:schemeClr val="lt1"/>
          </a:lnRef>
          <a:fillRef idx="1">
            <a:schemeClr val="accent5"/>
          </a:fillRef>
          <a:effectRef idx="1">
            <a:schemeClr val="accent5"/>
          </a:effectRef>
          <a:fontRef idx="minor">
            <a:schemeClr val="lt1"/>
          </a:fontRef>
        </dgm:style>
      </dgm:prSet>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Gobernaciones</a:t>
          </a:r>
        </a:p>
      </dgm:t>
    </dgm:pt>
    <dgm:pt modelId="{F89A23F9-52ED-49A0-8C54-092379C1610E}" type="parTrans" cxnId="{1A17A200-BD35-4D14-9B1D-7255368C8073}">
      <dgm:prSet custT="1"/>
      <dgm:spPr/>
      <dgm:t>
        <a:bodyPr/>
        <a:lstStyle/>
        <a:p>
          <a:pPr algn="ctr"/>
          <a:endParaRPr lang="es-CO" sz="600">
            <a:latin typeface="Century Gothic" panose="020B0502020202020204" pitchFamily="34" charset="0"/>
          </a:endParaRPr>
        </a:p>
      </dgm:t>
    </dgm:pt>
    <dgm:pt modelId="{5601B424-789E-4FBE-972F-21E46D802235}" type="sibTrans" cxnId="{1A17A200-BD35-4D14-9B1D-7255368C8073}">
      <dgm:prSet/>
      <dgm:spPr/>
      <dgm:t>
        <a:bodyPr/>
        <a:lstStyle/>
        <a:p>
          <a:pPr algn="ctr"/>
          <a:endParaRPr lang="es-CO" sz="600">
            <a:latin typeface="Century Gothic" panose="020B0502020202020204" pitchFamily="34" charset="0"/>
          </a:endParaRPr>
        </a:p>
      </dgm:t>
    </dgm:pt>
    <dgm:pt modelId="{06B183F1-62D8-4924-A6AA-8F1C241A11DA}">
      <dgm:prSet phldrT="[Texto]" custT="1">
        <dgm:style>
          <a:lnRef idx="1">
            <a:schemeClr val="accent3"/>
          </a:lnRef>
          <a:fillRef idx="2">
            <a:schemeClr val="accent3"/>
          </a:fillRef>
          <a:effectRef idx="1">
            <a:schemeClr val="accent3"/>
          </a:effectRef>
          <a:fontRef idx="minor">
            <a:schemeClr val="dk1"/>
          </a:fontRef>
        </dgm:style>
      </dgm:prSet>
      <dgm:spPr>
        <a:solidFill>
          <a:schemeClr val="accent5">
            <a:lumMod val="60000"/>
            <a:lumOff val="40000"/>
          </a:schemeClr>
        </a:solidFill>
      </dgm:spPr>
      <dgm:t>
        <a:bodyPr/>
        <a:lstStyle/>
        <a:p>
          <a:pPr algn="ctr"/>
          <a:r>
            <a:rPr lang="es-CO" sz="800">
              <a:latin typeface="Century Gothic" panose="020B0502020202020204" pitchFamily="34" charset="0"/>
            </a:rPr>
            <a:t>Alcaldias</a:t>
          </a:r>
        </a:p>
      </dgm:t>
    </dgm:pt>
    <dgm:pt modelId="{2F318B0E-6DC0-490D-A001-0D8B64F9F644}" type="parTrans" cxnId="{1E9668D5-6B7F-498F-85DF-0122BCD27505}">
      <dgm:prSet custT="1"/>
      <dgm:spPr/>
      <dgm:t>
        <a:bodyPr/>
        <a:lstStyle/>
        <a:p>
          <a:pPr algn="ctr"/>
          <a:endParaRPr lang="es-CO" sz="600">
            <a:latin typeface="Century Gothic" panose="020B0502020202020204" pitchFamily="34" charset="0"/>
          </a:endParaRPr>
        </a:p>
      </dgm:t>
    </dgm:pt>
    <dgm:pt modelId="{F2EA3B57-4C4D-4736-89F3-CA58BD21293E}" type="sibTrans" cxnId="{1E9668D5-6B7F-498F-85DF-0122BCD27505}">
      <dgm:prSet/>
      <dgm:spPr/>
      <dgm:t>
        <a:bodyPr/>
        <a:lstStyle/>
        <a:p>
          <a:pPr algn="ctr"/>
          <a:endParaRPr lang="es-CO" sz="600">
            <a:latin typeface="Century Gothic" panose="020B0502020202020204" pitchFamily="34" charset="0"/>
          </a:endParaRPr>
        </a:p>
      </dgm:t>
    </dgm:pt>
    <dgm:pt modelId="{1101FE27-C4C2-45FA-9DB9-4C88951002D8}">
      <dgm:prSet custT="1">
        <dgm:style>
          <a:lnRef idx="1">
            <a:schemeClr val="accent5"/>
          </a:lnRef>
          <a:fillRef idx="3">
            <a:schemeClr val="accent5"/>
          </a:fillRef>
          <a:effectRef idx="2">
            <a:schemeClr val="accent5"/>
          </a:effectRef>
          <a:fontRef idx="minor">
            <a:schemeClr val="lt1"/>
          </a:fontRef>
        </dgm:style>
      </dgm:prSet>
      <dgm:spPr>
        <a:solidFill>
          <a:schemeClr val="accent5">
            <a:lumMod val="60000"/>
            <a:lumOff val="40000"/>
          </a:schemeClr>
        </a:solidFill>
      </dgm:spPr>
      <dgm:t>
        <a:bodyPr/>
        <a:lstStyle/>
        <a:p>
          <a:r>
            <a:rPr lang="es-CO" sz="800">
              <a:solidFill>
                <a:sysClr val="windowText" lastClr="000000"/>
              </a:solidFill>
              <a:latin typeface="Century Gothic" panose="020B0502020202020204" pitchFamily="34" charset="0"/>
            </a:rPr>
            <a:t>FINDETER</a:t>
          </a:r>
        </a:p>
      </dgm:t>
    </dgm:pt>
    <dgm:pt modelId="{12234215-84C4-492F-9BE2-0BCB60C30FB0}" type="parTrans" cxnId="{DC418F6C-B393-4D2C-8C82-1B22B95A5758}">
      <dgm:prSet/>
      <dgm:spPr/>
      <dgm:t>
        <a:bodyPr/>
        <a:lstStyle/>
        <a:p>
          <a:endParaRPr lang="es-CO"/>
        </a:p>
      </dgm:t>
    </dgm:pt>
    <dgm:pt modelId="{C9E35965-93A7-4D90-B59C-8F24962B0CE1}" type="sibTrans" cxnId="{DC418F6C-B393-4D2C-8C82-1B22B95A5758}">
      <dgm:prSet/>
      <dgm:spPr/>
      <dgm:t>
        <a:bodyPr/>
        <a:lstStyle/>
        <a:p>
          <a:endParaRPr lang="es-CO"/>
        </a:p>
      </dgm:t>
    </dgm:pt>
    <dgm:pt modelId="{210C77D4-D78F-4E8C-8695-44155703BFFC}" type="pres">
      <dgm:prSet presAssocID="{8AF5DC06-CEDC-4978-9488-B43011144CB8}" presName="Name0" presStyleCnt="0">
        <dgm:presLayoutVars>
          <dgm:chMax val="1"/>
          <dgm:dir/>
          <dgm:animLvl val="ctr"/>
          <dgm:resizeHandles val="exact"/>
        </dgm:presLayoutVars>
      </dgm:prSet>
      <dgm:spPr/>
      <dgm:t>
        <a:bodyPr/>
        <a:lstStyle/>
        <a:p>
          <a:endParaRPr lang="es-CO"/>
        </a:p>
      </dgm:t>
    </dgm:pt>
    <dgm:pt modelId="{9401D7BC-312D-4278-85DD-838037069EBD}" type="pres">
      <dgm:prSet presAssocID="{99394D5D-EF56-4E00-860F-DD13AC86D069}" presName="centerShape" presStyleLbl="node0" presStyleIdx="0" presStyleCnt="1" custScaleX="123077" custScaleY="73733"/>
      <dgm:spPr/>
      <dgm:t>
        <a:bodyPr/>
        <a:lstStyle/>
        <a:p>
          <a:endParaRPr lang="es-CO"/>
        </a:p>
      </dgm:t>
    </dgm:pt>
    <dgm:pt modelId="{3202D3C7-84E7-4A19-89D3-08D5DCED1DF7}" type="pres">
      <dgm:prSet presAssocID="{A8F65003-B549-438D-A76F-F9199DFBB95E}" presName="node" presStyleLbl="node1" presStyleIdx="0" presStyleCnt="7" custScaleX="156722" custRadScaleRad="102500" custRadScaleInc="-4978">
        <dgm:presLayoutVars>
          <dgm:bulletEnabled val="1"/>
        </dgm:presLayoutVars>
      </dgm:prSet>
      <dgm:spPr/>
      <dgm:t>
        <a:bodyPr/>
        <a:lstStyle/>
        <a:p>
          <a:endParaRPr lang="es-CO"/>
        </a:p>
      </dgm:t>
    </dgm:pt>
    <dgm:pt modelId="{F03D13E9-B50D-4B12-A343-2DE33695FB27}" type="pres">
      <dgm:prSet presAssocID="{A8F65003-B549-438D-A76F-F9199DFBB95E}" presName="dummy" presStyleCnt="0"/>
      <dgm:spPr/>
    </dgm:pt>
    <dgm:pt modelId="{961F0EFA-9606-4C13-8016-5631B71DCC9C}" type="pres">
      <dgm:prSet presAssocID="{C135B5BD-FCC0-4162-9FC5-4D1E7FDD2812}" presName="sibTrans" presStyleLbl="sibTrans2D1" presStyleIdx="0" presStyleCnt="7"/>
      <dgm:spPr/>
      <dgm:t>
        <a:bodyPr/>
        <a:lstStyle/>
        <a:p>
          <a:endParaRPr lang="es-CO"/>
        </a:p>
      </dgm:t>
    </dgm:pt>
    <dgm:pt modelId="{CAC3AA5E-2FFA-4EFD-93C3-8838760BDD95}" type="pres">
      <dgm:prSet presAssocID="{AD2ADC1E-3F35-45CA-9ADA-1D3768C4AA61}" presName="node" presStyleLbl="node1" presStyleIdx="1" presStyleCnt="7" custScaleX="150661" custScaleY="105006" custRadScaleRad="109133" custRadScaleInc="17977">
        <dgm:presLayoutVars>
          <dgm:bulletEnabled val="1"/>
        </dgm:presLayoutVars>
      </dgm:prSet>
      <dgm:spPr/>
      <dgm:t>
        <a:bodyPr/>
        <a:lstStyle/>
        <a:p>
          <a:endParaRPr lang="es-CO"/>
        </a:p>
      </dgm:t>
    </dgm:pt>
    <dgm:pt modelId="{10894ADF-7A62-40C4-ABE0-C8FA04863B78}" type="pres">
      <dgm:prSet presAssocID="{AD2ADC1E-3F35-45CA-9ADA-1D3768C4AA61}" presName="dummy" presStyleCnt="0"/>
      <dgm:spPr/>
    </dgm:pt>
    <dgm:pt modelId="{2A9C27A4-8855-4AEA-839E-6271709DB431}" type="pres">
      <dgm:prSet presAssocID="{4AB1C39B-3648-4468-A30C-283060618256}" presName="sibTrans" presStyleLbl="sibTrans2D1" presStyleIdx="1" presStyleCnt="7"/>
      <dgm:spPr/>
      <dgm:t>
        <a:bodyPr/>
        <a:lstStyle/>
        <a:p>
          <a:endParaRPr lang="es-CO"/>
        </a:p>
      </dgm:t>
    </dgm:pt>
    <dgm:pt modelId="{1B813B3E-5DB9-4633-A5DA-35AA65CA91D5}" type="pres">
      <dgm:prSet presAssocID="{2C9DD406-CA48-4140-811E-7C3188BC3134}" presName="node" presStyleLbl="node1" presStyleIdx="2" presStyleCnt="7" custScaleX="165387" custRadScaleRad="103362" custRadScaleInc="-5149">
        <dgm:presLayoutVars>
          <dgm:bulletEnabled val="1"/>
        </dgm:presLayoutVars>
      </dgm:prSet>
      <dgm:spPr/>
      <dgm:t>
        <a:bodyPr/>
        <a:lstStyle/>
        <a:p>
          <a:endParaRPr lang="es-CO"/>
        </a:p>
      </dgm:t>
    </dgm:pt>
    <dgm:pt modelId="{2A2C46F9-7A0F-47F2-BDFC-87A413567C95}" type="pres">
      <dgm:prSet presAssocID="{2C9DD406-CA48-4140-811E-7C3188BC3134}" presName="dummy" presStyleCnt="0"/>
      <dgm:spPr/>
    </dgm:pt>
    <dgm:pt modelId="{2D1F324D-D066-4086-8792-A5B9180CEFE6}" type="pres">
      <dgm:prSet presAssocID="{BAB52534-6A52-4CE1-8B2D-57EDE208EF4A}" presName="sibTrans" presStyleLbl="sibTrans2D1" presStyleIdx="2" presStyleCnt="7"/>
      <dgm:spPr/>
      <dgm:t>
        <a:bodyPr/>
        <a:lstStyle/>
        <a:p>
          <a:endParaRPr lang="es-CO"/>
        </a:p>
      </dgm:t>
    </dgm:pt>
    <dgm:pt modelId="{ADFFD5D7-ECD3-4F88-B708-09164F0DC8B6}" type="pres">
      <dgm:prSet presAssocID="{1101FE27-C4C2-45FA-9DB9-4C88951002D8}" presName="node" presStyleLbl="node1" presStyleIdx="3" presStyleCnt="7" custScaleX="157161" custScaleY="81858" custRadScaleRad="109130" custRadScaleInc="-54718">
        <dgm:presLayoutVars>
          <dgm:bulletEnabled val="1"/>
        </dgm:presLayoutVars>
      </dgm:prSet>
      <dgm:spPr/>
      <dgm:t>
        <a:bodyPr/>
        <a:lstStyle/>
        <a:p>
          <a:endParaRPr lang="es-CO"/>
        </a:p>
      </dgm:t>
    </dgm:pt>
    <dgm:pt modelId="{DD960A2D-62D3-42BE-B72D-553E339E82F3}" type="pres">
      <dgm:prSet presAssocID="{1101FE27-C4C2-45FA-9DB9-4C88951002D8}" presName="dummy" presStyleCnt="0"/>
      <dgm:spPr/>
    </dgm:pt>
    <dgm:pt modelId="{BDF77520-C967-41EA-B397-DB92795843BF}" type="pres">
      <dgm:prSet presAssocID="{C9E35965-93A7-4D90-B59C-8F24962B0CE1}" presName="sibTrans" presStyleLbl="sibTrans2D1" presStyleIdx="3" presStyleCnt="7"/>
      <dgm:spPr/>
      <dgm:t>
        <a:bodyPr/>
        <a:lstStyle/>
        <a:p>
          <a:endParaRPr lang="es-CO"/>
        </a:p>
      </dgm:t>
    </dgm:pt>
    <dgm:pt modelId="{BB906B60-7F80-4328-B03C-CA375AE58BE0}" type="pres">
      <dgm:prSet presAssocID="{5D6083C4-3D0C-4D1B-80F1-C35C6DE33ECB}" presName="node" presStyleLbl="node1" presStyleIdx="4" presStyleCnt="7" custScaleX="168541" custScaleY="80361" custRadScaleRad="102670" custRadScaleInc="37453">
        <dgm:presLayoutVars>
          <dgm:bulletEnabled val="1"/>
        </dgm:presLayoutVars>
      </dgm:prSet>
      <dgm:spPr/>
      <dgm:t>
        <a:bodyPr/>
        <a:lstStyle/>
        <a:p>
          <a:endParaRPr lang="es-CO"/>
        </a:p>
      </dgm:t>
    </dgm:pt>
    <dgm:pt modelId="{566F91B7-DBBF-428E-AD4E-E6BB954742FE}" type="pres">
      <dgm:prSet presAssocID="{5D6083C4-3D0C-4D1B-80F1-C35C6DE33ECB}" presName="dummy" presStyleCnt="0"/>
      <dgm:spPr/>
    </dgm:pt>
    <dgm:pt modelId="{4F2ED827-148F-442C-887D-FF95581ED20D}" type="pres">
      <dgm:prSet presAssocID="{18EE7464-92B7-42A0-9B56-2AD4CEF5760B}" presName="sibTrans" presStyleLbl="sibTrans2D1" presStyleIdx="4" presStyleCnt="7"/>
      <dgm:spPr/>
      <dgm:t>
        <a:bodyPr/>
        <a:lstStyle/>
        <a:p>
          <a:endParaRPr lang="es-CO"/>
        </a:p>
      </dgm:t>
    </dgm:pt>
    <dgm:pt modelId="{371B6520-C663-4B2E-8F71-955E2C23BEAA}" type="pres">
      <dgm:prSet presAssocID="{2686A1A6-6E92-480F-972D-DE17639670CD}" presName="node" presStyleLbl="node1" presStyleIdx="5" presStyleCnt="7" custScaleX="187306" custScaleY="85047" custRadScaleRad="105305" custRadScaleInc="30921">
        <dgm:presLayoutVars>
          <dgm:bulletEnabled val="1"/>
        </dgm:presLayoutVars>
      </dgm:prSet>
      <dgm:spPr/>
      <dgm:t>
        <a:bodyPr/>
        <a:lstStyle/>
        <a:p>
          <a:endParaRPr lang="es-CO"/>
        </a:p>
      </dgm:t>
    </dgm:pt>
    <dgm:pt modelId="{07E49DE0-0855-45B1-97CE-47F69D2646C8}" type="pres">
      <dgm:prSet presAssocID="{2686A1A6-6E92-480F-972D-DE17639670CD}" presName="dummy" presStyleCnt="0"/>
      <dgm:spPr/>
    </dgm:pt>
    <dgm:pt modelId="{F5D17D0F-6A1F-4F1C-B19A-6C9250264F87}" type="pres">
      <dgm:prSet presAssocID="{5601B424-789E-4FBE-972F-21E46D802235}" presName="sibTrans" presStyleLbl="sibTrans2D1" presStyleIdx="5" presStyleCnt="7"/>
      <dgm:spPr/>
      <dgm:t>
        <a:bodyPr/>
        <a:lstStyle/>
        <a:p>
          <a:endParaRPr lang="es-CO"/>
        </a:p>
      </dgm:t>
    </dgm:pt>
    <dgm:pt modelId="{5D441044-9570-445C-A061-B8C11DF9949C}" type="pres">
      <dgm:prSet presAssocID="{06B183F1-62D8-4924-A6AA-8F1C241A11DA}" presName="node" presStyleLbl="node1" presStyleIdx="6" presStyleCnt="7" custScaleX="138303" custScaleY="95445" custRadScaleRad="110476" custRadScaleInc="-12599">
        <dgm:presLayoutVars>
          <dgm:bulletEnabled val="1"/>
        </dgm:presLayoutVars>
      </dgm:prSet>
      <dgm:spPr/>
      <dgm:t>
        <a:bodyPr/>
        <a:lstStyle/>
        <a:p>
          <a:endParaRPr lang="es-CO"/>
        </a:p>
      </dgm:t>
    </dgm:pt>
    <dgm:pt modelId="{D44A3996-FEA8-431C-9012-2378D55862A3}" type="pres">
      <dgm:prSet presAssocID="{06B183F1-62D8-4924-A6AA-8F1C241A11DA}" presName="dummy" presStyleCnt="0"/>
      <dgm:spPr/>
    </dgm:pt>
    <dgm:pt modelId="{E77C4C4A-9F87-4A4C-B278-52B80A274E69}" type="pres">
      <dgm:prSet presAssocID="{F2EA3B57-4C4D-4736-89F3-CA58BD21293E}" presName="sibTrans" presStyleLbl="sibTrans2D1" presStyleIdx="6" presStyleCnt="7"/>
      <dgm:spPr/>
      <dgm:t>
        <a:bodyPr/>
        <a:lstStyle/>
        <a:p>
          <a:endParaRPr lang="es-CO"/>
        </a:p>
      </dgm:t>
    </dgm:pt>
  </dgm:ptLst>
  <dgm:cxnLst>
    <dgm:cxn modelId="{360F8CFC-A9DC-410E-BE61-831E9A49F838}" type="presOf" srcId="{BAB52534-6A52-4CE1-8B2D-57EDE208EF4A}" destId="{2D1F324D-D066-4086-8792-A5B9180CEFE6}" srcOrd="0" destOrd="0" presId="urn:microsoft.com/office/officeart/2005/8/layout/radial6"/>
    <dgm:cxn modelId="{F1EC8EA2-A767-4A2D-AC51-2776BE417773}" srcId="{99394D5D-EF56-4E00-860F-DD13AC86D069}" destId="{5D6083C4-3D0C-4D1B-80F1-C35C6DE33ECB}" srcOrd="4" destOrd="0" parTransId="{74E19FAA-DA7F-498B-9150-DD61341A5D7A}" sibTransId="{18EE7464-92B7-42A0-9B56-2AD4CEF5760B}"/>
    <dgm:cxn modelId="{7CAB738B-DBF3-4464-A7C7-360573732737}" srcId="{8AF5DC06-CEDC-4978-9488-B43011144CB8}" destId="{99394D5D-EF56-4E00-860F-DD13AC86D069}" srcOrd="0" destOrd="0" parTransId="{E8CED8F8-F6D7-4384-9B7F-9EED800071A8}" sibTransId="{BF11FA7F-25CA-4ECC-9940-808732DA3121}"/>
    <dgm:cxn modelId="{0E2E7234-D538-4F78-9FDB-ED4430D50DAC}" type="presOf" srcId="{1101FE27-C4C2-45FA-9DB9-4C88951002D8}" destId="{ADFFD5D7-ECD3-4F88-B708-09164F0DC8B6}" srcOrd="0" destOrd="0" presId="urn:microsoft.com/office/officeart/2005/8/layout/radial6"/>
    <dgm:cxn modelId="{B51E6F84-3E4B-4D76-BEF6-8A0240569B92}" type="presOf" srcId="{C135B5BD-FCC0-4162-9FC5-4D1E7FDD2812}" destId="{961F0EFA-9606-4C13-8016-5631B71DCC9C}" srcOrd="0" destOrd="0" presId="urn:microsoft.com/office/officeart/2005/8/layout/radial6"/>
    <dgm:cxn modelId="{66ED8ECE-F31F-48D9-B01C-84F673753413}" type="presOf" srcId="{99394D5D-EF56-4E00-860F-DD13AC86D069}" destId="{9401D7BC-312D-4278-85DD-838037069EBD}" srcOrd="0" destOrd="0" presId="urn:microsoft.com/office/officeart/2005/8/layout/radial6"/>
    <dgm:cxn modelId="{7CA2CDD7-9BCE-4BC7-BF75-8E06A6C36698}" srcId="{99394D5D-EF56-4E00-860F-DD13AC86D069}" destId="{A8F65003-B549-438D-A76F-F9199DFBB95E}" srcOrd="0" destOrd="0" parTransId="{31367E27-CAC0-48CF-B7A0-7419D2C53F08}" sibTransId="{C135B5BD-FCC0-4162-9FC5-4D1E7FDD2812}"/>
    <dgm:cxn modelId="{1A17A200-BD35-4D14-9B1D-7255368C8073}" srcId="{99394D5D-EF56-4E00-860F-DD13AC86D069}" destId="{2686A1A6-6E92-480F-972D-DE17639670CD}" srcOrd="5" destOrd="0" parTransId="{F89A23F9-52ED-49A0-8C54-092379C1610E}" sibTransId="{5601B424-789E-4FBE-972F-21E46D802235}"/>
    <dgm:cxn modelId="{41672EDA-1D80-4EDB-876E-DB2680287022}" type="presOf" srcId="{06B183F1-62D8-4924-A6AA-8F1C241A11DA}" destId="{5D441044-9570-445C-A061-B8C11DF9949C}" srcOrd="0" destOrd="0" presId="urn:microsoft.com/office/officeart/2005/8/layout/radial6"/>
    <dgm:cxn modelId="{61DE6578-9B4F-4A5C-98EA-8CD57D4C75BE}" srcId="{99394D5D-EF56-4E00-860F-DD13AC86D069}" destId="{2C9DD406-CA48-4140-811E-7C3188BC3134}" srcOrd="2" destOrd="0" parTransId="{BA7EC135-1567-45DA-A5FC-4E0329AC1C16}" sibTransId="{BAB52534-6A52-4CE1-8B2D-57EDE208EF4A}"/>
    <dgm:cxn modelId="{6F02C067-102D-4CC6-AA9A-90CDE8EB30F1}" srcId="{99394D5D-EF56-4E00-860F-DD13AC86D069}" destId="{AD2ADC1E-3F35-45CA-9ADA-1D3768C4AA61}" srcOrd="1" destOrd="0" parTransId="{C151A30F-341A-4FF9-AE2C-7E8B6D31C688}" sibTransId="{4AB1C39B-3648-4468-A30C-283060618256}"/>
    <dgm:cxn modelId="{CCFF1946-475C-459E-AA91-2BDB57DDF643}" type="presOf" srcId="{5D6083C4-3D0C-4D1B-80F1-C35C6DE33ECB}" destId="{BB906B60-7F80-4328-B03C-CA375AE58BE0}" srcOrd="0" destOrd="0" presId="urn:microsoft.com/office/officeart/2005/8/layout/radial6"/>
    <dgm:cxn modelId="{DC418F6C-B393-4D2C-8C82-1B22B95A5758}" srcId="{99394D5D-EF56-4E00-860F-DD13AC86D069}" destId="{1101FE27-C4C2-45FA-9DB9-4C88951002D8}" srcOrd="3" destOrd="0" parTransId="{12234215-84C4-492F-9BE2-0BCB60C30FB0}" sibTransId="{C9E35965-93A7-4D90-B59C-8F24962B0CE1}"/>
    <dgm:cxn modelId="{BB87B4E1-682C-483C-8A96-6B7AB00D37DE}" type="presOf" srcId="{F2EA3B57-4C4D-4736-89F3-CA58BD21293E}" destId="{E77C4C4A-9F87-4A4C-B278-52B80A274E69}" srcOrd="0" destOrd="0" presId="urn:microsoft.com/office/officeart/2005/8/layout/radial6"/>
    <dgm:cxn modelId="{D6FDC77B-142C-43E8-9C6C-E04AD38A9BA1}" type="presOf" srcId="{18EE7464-92B7-42A0-9B56-2AD4CEF5760B}" destId="{4F2ED827-148F-442C-887D-FF95581ED20D}" srcOrd="0" destOrd="0" presId="urn:microsoft.com/office/officeart/2005/8/layout/radial6"/>
    <dgm:cxn modelId="{7242A08B-AEE1-4B0E-B1F6-FD2883A7158A}" type="presOf" srcId="{A8F65003-B549-438D-A76F-F9199DFBB95E}" destId="{3202D3C7-84E7-4A19-89D3-08D5DCED1DF7}" srcOrd="0" destOrd="0" presId="urn:microsoft.com/office/officeart/2005/8/layout/radial6"/>
    <dgm:cxn modelId="{EC80BF41-9975-416F-84B9-55370C9C7D65}" type="presOf" srcId="{2686A1A6-6E92-480F-972D-DE17639670CD}" destId="{371B6520-C663-4B2E-8F71-955E2C23BEAA}" srcOrd="0" destOrd="0" presId="urn:microsoft.com/office/officeart/2005/8/layout/radial6"/>
    <dgm:cxn modelId="{615C5D61-1AC2-48A2-9E26-FC26588D7742}" type="presOf" srcId="{C9E35965-93A7-4D90-B59C-8F24962B0CE1}" destId="{BDF77520-C967-41EA-B397-DB92795843BF}" srcOrd="0" destOrd="0" presId="urn:microsoft.com/office/officeart/2005/8/layout/radial6"/>
    <dgm:cxn modelId="{1E9668D5-6B7F-498F-85DF-0122BCD27505}" srcId="{99394D5D-EF56-4E00-860F-DD13AC86D069}" destId="{06B183F1-62D8-4924-A6AA-8F1C241A11DA}" srcOrd="6" destOrd="0" parTransId="{2F318B0E-6DC0-490D-A001-0D8B64F9F644}" sibTransId="{F2EA3B57-4C4D-4736-89F3-CA58BD21293E}"/>
    <dgm:cxn modelId="{B318D572-6EEA-4B6D-A297-AFA0995FC5F6}" type="presOf" srcId="{AD2ADC1E-3F35-45CA-9ADA-1D3768C4AA61}" destId="{CAC3AA5E-2FFA-4EFD-93C3-8838760BDD95}" srcOrd="0" destOrd="0" presId="urn:microsoft.com/office/officeart/2005/8/layout/radial6"/>
    <dgm:cxn modelId="{F0691B02-69E0-411E-B087-DD4CE971A408}" type="presOf" srcId="{5601B424-789E-4FBE-972F-21E46D802235}" destId="{F5D17D0F-6A1F-4F1C-B19A-6C9250264F87}" srcOrd="0" destOrd="0" presId="urn:microsoft.com/office/officeart/2005/8/layout/radial6"/>
    <dgm:cxn modelId="{6D0E05E9-DAD7-442E-96F5-6093483C0252}" type="presOf" srcId="{8AF5DC06-CEDC-4978-9488-B43011144CB8}" destId="{210C77D4-D78F-4E8C-8695-44155703BFFC}" srcOrd="0" destOrd="0" presId="urn:microsoft.com/office/officeart/2005/8/layout/radial6"/>
    <dgm:cxn modelId="{614AD999-7C11-4497-AE20-1C446E8F97D8}" type="presOf" srcId="{4AB1C39B-3648-4468-A30C-283060618256}" destId="{2A9C27A4-8855-4AEA-839E-6271709DB431}" srcOrd="0" destOrd="0" presId="urn:microsoft.com/office/officeart/2005/8/layout/radial6"/>
    <dgm:cxn modelId="{131CA4D2-4741-405A-9FAF-B89085A21CE0}" type="presOf" srcId="{2C9DD406-CA48-4140-811E-7C3188BC3134}" destId="{1B813B3E-5DB9-4633-A5DA-35AA65CA91D5}" srcOrd="0" destOrd="0" presId="urn:microsoft.com/office/officeart/2005/8/layout/radial6"/>
    <dgm:cxn modelId="{FE7B5FF3-7102-40A6-9359-D12A0FA457FC}" type="presParOf" srcId="{210C77D4-D78F-4E8C-8695-44155703BFFC}" destId="{9401D7BC-312D-4278-85DD-838037069EBD}" srcOrd="0" destOrd="0" presId="urn:microsoft.com/office/officeart/2005/8/layout/radial6"/>
    <dgm:cxn modelId="{0D45C0B8-A2EC-4493-9741-F8D2549868A3}" type="presParOf" srcId="{210C77D4-D78F-4E8C-8695-44155703BFFC}" destId="{3202D3C7-84E7-4A19-89D3-08D5DCED1DF7}" srcOrd="1" destOrd="0" presId="urn:microsoft.com/office/officeart/2005/8/layout/radial6"/>
    <dgm:cxn modelId="{8656AF84-5D58-4779-ACC1-DA22C88AF870}" type="presParOf" srcId="{210C77D4-D78F-4E8C-8695-44155703BFFC}" destId="{F03D13E9-B50D-4B12-A343-2DE33695FB27}" srcOrd="2" destOrd="0" presId="urn:microsoft.com/office/officeart/2005/8/layout/radial6"/>
    <dgm:cxn modelId="{3102F5C1-2570-4FD0-BAA2-0BF1183DF316}" type="presParOf" srcId="{210C77D4-D78F-4E8C-8695-44155703BFFC}" destId="{961F0EFA-9606-4C13-8016-5631B71DCC9C}" srcOrd="3" destOrd="0" presId="urn:microsoft.com/office/officeart/2005/8/layout/radial6"/>
    <dgm:cxn modelId="{09DF0BE6-E315-4144-A6CE-AF71CCF2B0E1}" type="presParOf" srcId="{210C77D4-D78F-4E8C-8695-44155703BFFC}" destId="{CAC3AA5E-2FFA-4EFD-93C3-8838760BDD95}" srcOrd="4" destOrd="0" presId="urn:microsoft.com/office/officeart/2005/8/layout/radial6"/>
    <dgm:cxn modelId="{B29AB728-A34D-48AF-AE04-FBAF8230F556}" type="presParOf" srcId="{210C77D4-D78F-4E8C-8695-44155703BFFC}" destId="{10894ADF-7A62-40C4-ABE0-C8FA04863B78}" srcOrd="5" destOrd="0" presId="urn:microsoft.com/office/officeart/2005/8/layout/radial6"/>
    <dgm:cxn modelId="{FCFA46E2-65C1-46D4-AAC3-CDAEB1375BDD}" type="presParOf" srcId="{210C77D4-D78F-4E8C-8695-44155703BFFC}" destId="{2A9C27A4-8855-4AEA-839E-6271709DB431}" srcOrd="6" destOrd="0" presId="urn:microsoft.com/office/officeart/2005/8/layout/radial6"/>
    <dgm:cxn modelId="{0604FB74-0748-4849-B94B-FFAE8B8B4397}" type="presParOf" srcId="{210C77D4-D78F-4E8C-8695-44155703BFFC}" destId="{1B813B3E-5DB9-4633-A5DA-35AA65CA91D5}" srcOrd="7" destOrd="0" presId="urn:microsoft.com/office/officeart/2005/8/layout/radial6"/>
    <dgm:cxn modelId="{C59F5EEC-D02D-4EDC-A387-D1F36AAF50AB}" type="presParOf" srcId="{210C77D4-D78F-4E8C-8695-44155703BFFC}" destId="{2A2C46F9-7A0F-47F2-BDFC-87A413567C95}" srcOrd="8" destOrd="0" presId="urn:microsoft.com/office/officeart/2005/8/layout/radial6"/>
    <dgm:cxn modelId="{B584BA80-4AA7-44E5-9F8E-9EA3217B2E24}" type="presParOf" srcId="{210C77D4-D78F-4E8C-8695-44155703BFFC}" destId="{2D1F324D-D066-4086-8792-A5B9180CEFE6}" srcOrd="9" destOrd="0" presId="urn:microsoft.com/office/officeart/2005/8/layout/radial6"/>
    <dgm:cxn modelId="{3D62BABC-B758-4471-A47E-147356F20961}" type="presParOf" srcId="{210C77D4-D78F-4E8C-8695-44155703BFFC}" destId="{ADFFD5D7-ECD3-4F88-B708-09164F0DC8B6}" srcOrd="10" destOrd="0" presId="urn:microsoft.com/office/officeart/2005/8/layout/radial6"/>
    <dgm:cxn modelId="{DA55661C-7337-4C10-9FB3-1C7AD2102AA6}" type="presParOf" srcId="{210C77D4-D78F-4E8C-8695-44155703BFFC}" destId="{DD960A2D-62D3-42BE-B72D-553E339E82F3}" srcOrd="11" destOrd="0" presId="urn:microsoft.com/office/officeart/2005/8/layout/radial6"/>
    <dgm:cxn modelId="{BC4D9FDC-1795-41FF-8FC6-DC889A341944}" type="presParOf" srcId="{210C77D4-D78F-4E8C-8695-44155703BFFC}" destId="{BDF77520-C967-41EA-B397-DB92795843BF}" srcOrd="12" destOrd="0" presId="urn:microsoft.com/office/officeart/2005/8/layout/radial6"/>
    <dgm:cxn modelId="{BB99FC82-5E34-4692-92F4-B6037A73D657}" type="presParOf" srcId="{210C77D4-D78F-4E8C-8695-44155703BFFC}" destId="{BB906B60-7F80-4328-B03C-CA375AE58BE0}" srcOrd="13" destOrd="0" presId="urn:microsoft.com/office/officeart/2005/8/layout/radial6"/>
    <dgm:cxn modelId="{33F568A7-AF30-4196-A7F4-4F511C439BD7}" type="presParOf" srcId="{210C77D4-D78F-4E8C-8695-44155703BFFC}" destId="{566F91B7-DBBF-428E-AD4E-E6BB954742FE}" srcOrd="14" destOrd="0" presId="urn:microsoft.com/office/officeart/2005/8/layout/radial6"/>
    <dgm:cxn modelId="{04DE5E32-5DEE-4A36-86C6-A81EADD95CB2}" type="presParOf" srcId="{210C77D4-D78F-4E8C-8695-44155703BFFC}" destId="{4F2ED827-148F-442C-887D-FF95581ED20D}" srcOrd="15" destOrd="0" presId="urn:microsoft.com/office/officeart/2005/8/layout/radial6"/>
    <dgm:cxn modelId="{7E114883-356C-4DFD-910F-648E6DDDC01A}" type="presParOf" srcId="{210C77D4-D78F-4E8C-8695-44155703BFFC}" destId="{371B6520-C663-4B2E-8F71-955E2C23BEAA}" srcOrd="16" destOrd="0" presId="urn:microsoft.com/office/officeart/2005/8/layout/radial6"/>
    <dgm:cxn modelId="{E886BEEA-97F8-4E56-ACCC-F2094D5DDAB5}" type="presParOf" srcId="{210C77D4-D78F-4E8C-8695-44155703BFFC}" destId="{07E49DE0-0855-45B1-97CE-47F69D2646C8}" srcOrd="17" destOrd="0" presId="urn:microsoft.com/office/officeart/2005/8/layout/radial6"/>
    <dgm:cxn modelId="{5B1473F7-078E-4249-8985-EDC7B81B135C}" type="presParOf" srcId="{210C77D4-D78F-4E8C-8695-44155703BFFC}" destId="{F5D17D0F-6A1F-4F1C-B19A-6C9250264F87}" srcOrd="18" destOrd="0" presId="urn:microsoft.com/office/officeart/2005/8/layout/radial6"/>
    <dgm:cxn modelId="{71350928-45E0-4E87-B57A-97B1DFE5C292}" type="presParOf" srcId="{210C77D4-D78F-4E8C-8695-44155703BFFC}" destId="{5D441044-9570-445C-A061-B8C11DF9949C}" srcOrd="19" destOrd="0" presId="urn:microsoft.com/office/officeart/2005/8/layout/radial6"/>
    <dgm:cxn modelId="{534517CB-020B-4C56-A92A-2AC9372B1CB6}" type="presParOf" srcId="{210C77D4-D78F-4E8C-8695-44155703BFFC}" destId="{D44A3996-FEA8-431C-9012-2378D55862A3}" srcOrd="20" destOrd="0" presId="urn:microsoft.com/office/officeart/2005/8/layout/radial6"/>
    <dgm:cxn modelId="{E4346E15-0EF8-494E-9B22-7ACAF9C6045C}" type="presParOf" srcId="{210C77D4-D78F-4E8C-8695-44155703BFFC}" destId="{E77C4C4A-9F87-4A4C-B278-52B80A274E69}" srcOrd="21" destOrd="0" presId="urn:microsoft.com/office/officeart/2005/8/layout/radial6"/>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3D7BADF-27A0-486A-B8C4-1E9374B41638}"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19EFECDD-3975-46A0-B20F-C947A0D2AF4B}">
      <dgm:prSet phldrT="[Texto]"/>
      <dgm:spPr>
        <a:solidFill>
          <a:srgbClr val="92D050"/>
        </a:solidFill>
      </dgm:spPr>
      <dgm:t>
        <a:bodyPr/>
        <a:lstStyle/>
        <a:p>
          <a:pPr algn="ctr"/>
          <a:r>
            <a:rPr lang="es-CO" b="1">
              <a:solidFill>
                <a:sysClr val="windowText" lastClr="000000"/>
              </a:solidFill>
              <a:latin typeface="Century Gothic" panose="020B0502020202020204" pitchFamily="34" charset="0"/>
              <a:ea typeface="+mn-ea"/>
              <a:cs typeface="+mn-cs"/>
            </a:rPr>
            <a:t>MOVILIDAD</a:t>
          </a:r>
          <a:endParaRPr lang="es-CO"/>
        </a:p>
      </dgm:t>
    </dgm:pt>
    <dgm:pt modelId="{83DD5225-4CCF-448A-AAFB-99864F8FA4FC}" type="parTrans" cxnId="{1F960551-9CAA-4FA5-8A87-DE38532C214C}">
      <dgm:prSet/>
      <dgm:spPr/>
      <dgm:t>
        <a:bodyPr/>
        <a:lstStyle/>
        <a:p>
          <a:pPr algn="ctr"/>
          <a:endParaRPr lang="es-CO"/>
        </a:p>
      </dgm:t>
    </dgm:pt>
    <dgm:pt modelId="{096A3413-06BB-4D90-B60D-7D62723D62E3}" type="sibTrans" cxnId="{1F960551-9CAA-4FA5-8A87-DE38532C214C}">
      <dgm:prSet/>
      <dgm:spPr/>
      <dgm:t>
        <a:bodyPr/>
        <a:lstStyle/>
        <a:p>
          <a:pPr algn="ctr"/>
          <a:endParaRPr lang="es-CO"/>
        </a:p>
      </dgm:t>
    </dgm:pt>
    <dgm:pt modelId="{AC3E1E27-4A99-4759-A31E-1A8C0D25020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Ministerios de la republica</a:t>
          </a:r>
          <a:endParaRPr lang="es-CO" sz="800">
            <a:solidFill>
              <a:sysClr val="windowText" lastClr="000000"/>
            </a:solidFill>
          </a:endParaRPr>
        </a:p>
      </dgm:t>
    </dgm:pt>
    <dgm:pt modelId="{C3330931-673B-4A5F-A149-0BE9685B366E}" type="parTrans" cxnId="{8CEF081D-1CF2-4FCF-8E0E-4BE32320EBBD}">
      <dgm:prSet/>
      <dgm:spPr/>
      <dgm:t>
        <a:bodyPr/>
        <a:lstStyle/>
        <a:p>
          <a:pPr algn="ctr"/>
          <a:endParaRPr lang="es-CO"/>
        </a:p>
      </dgm:t>
    </dgm:pt>
    <dgm:pt modelId="{380B8EDC-D8C0-4FF8-90B8-70576900BB11}" type="sibTrans" cxnId="{8CEF081D-1CF2-4FCF-8E0E-4BE32320EBBD}">
      <dgm:prSet/>
      <dgm:spPr/>
      <dgm:t>
        <a:bodyPr/>
        <a:lstStyle/>
        <a:p>
          <a:pPr algn="ctr"/>
          <a:endParaRPr lang="es-CO"/>
        </a:p>
      </dgm:t>
    </dgm:pt>
    <dgm:pt modelId="{F1B3FCCD-C998-41A9-8D97-E1835F43274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Gobierno</a:t>
          </a:r>
          <a:endParaRPr lang="es-CO" sz="800"/>
        </a:p>
      </dgm:t>
    </dgm:pt>
    <dgm:pt modelId="{0748FEF3-D5F1-4895-B33A-9CB8B23EF7E2}" type="parTrans" cxnId="{4A389506-86F8-4AB1-BA82-C55B108BBCB5}">
      <dgm:prSet/>
      <dgm:spPr/>
      <dgm:t>
        <a:bodyPr/>
        <a:lstStyle/>
        <a:p>
          <a:pPr algn="ctr"/>
          <a:endParaRPr lang="es-CO"/>
        </a:p>
      </dgm:t>
    </dgm:pt>
    <dgm:pt modelId="{71CCDDB2-A724-4487-A9ED-0A192F08659E}" type="sibTrans" cxnId="{4A389506-86F8-4AB1-BA82-C55B108BBCB5}">
      <dgm:prSet/>
      <dgm:spPr/>
      <dgm:t>
        <a:bodyPr/>
        <a:lstStyle/>
        <a:p>
          <a:pPr algn="ctr"/>
          <a:endParaRPr lang="es-CO"/>
        </a:p>
      </dgm:t>
    </dgm:pt>
    <dgm:pt modelId="{C5D71430-63F8-4D3B-B58D-AD5C8DF369B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Ministerio de transporte</a:t>
          </a:r>
          <a:endParaRPr lang="es-CO" sz="800"/>
        </a:p>
      </dgm:t>
    </dgm:pt>
    <dgm:pt modelId="{97AE2C2C-19C0-4C84-A6CC-7B1C64337036}" type="parTrans" cxnId="{E7D3D455-042C-49B8-8F43-EF956FD301E8}">
      <dgm:prSet/>
      <dgm:spPr/>
      <dgm:t>
        <a:bodyPr/>
        <a:lstStyle/>
        <a:p>
          <a:pPr algn="ctr"/>
          <a:endParaRPr lang="es-CO"/>
        </a:p>
      </dgm:t>
    </dgm:pt>
    <dgm:pt modelId="{200577B2-7152-4857-AE1B-BE2F8779DBB2}" type="sibTrans" cxnId="{E7D3D455-042C-49B8-8F43-EF956FD301E8}">
      <dgm:prSet/>
      <dgm:spPr/>
      <dgm:t>
        <a:bodyPr/>
        <a:lstStyle/>
        <a:p>
          <a:pPr algn="ctr"/>
          <a:endParaRPr lang="es-CO"/>
        </a:p>
      </dgm:t>
    </dgm:pt>
    <dgm:pt modelId="{E0EB7F49-04ED-4957-92C7-1A862CEBC68B}">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Policia nacional</a:t>
          </a:r>
          <a:endParaRPr lang="es-CO" sz="800"/>
        </a:p>
      </dgm:t>
    </dgm:pt>
    <dgm:pt modelId="{A7B4E3A4-E54E-49B8-AE42-54F771848A22}" type="parTrans" cxnId="{A026B041-FD49-486C-ABF5-6EA668F8CF4B}">
      <dgm:prSet/>
      <dgm:spPr/>
      <dgm:t>
        <a:bodyPr/>
        <a:lstStyle/>
        <a:p>
          <a:pPr algn="ctr"/>
          <a:endParaRPr lang="es-CO"/>
        </a:p>
      </dgm:t>
    </dgm:pt>
    <dgm:pt modelId="{B50E0F6D-3243-4F63-AE1A-FA8BB0F65432}" type="sibTrans" cxnId="{A026B041-FD49-486C-ABF5-6EA668F8CF4B}">
      <dgm:prSet/>
      <dgm:spPr/>
      <dgm:t>
        <a:bodyPr/>
        <a:lstStyle/>
        <a:p>
          <a:pPr algn="ctr"/>
          <a:endParaRPr lang="es-CO"/>
        </a:p>
      </dgm:t>
    </dgm:pt>
    <dgm:pt modelId="{81366B75-5C98-44B6-9CDF-B220690D372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Secretaria de movilidad</a:t>
          </a:r>
        </a:p>
      </dgm:t>
    </dgm:pt>
    <dgm:pt modelId="{94959FAA-1AA9-4A5F-9D61-6475E187E151}" type="parTrans" cxnId="{6BAE63F8-D8D2-45FA-85D5-740CAA83E324}">
      <dgm:prSet/>
      <dgm:spPr/>
      <dgm:t>
        <a:bodyPr/>
        <a:lstStyle/>
        <a:p>
          <a:pPr algn="ctr"/>
          <a:endParaRPr lang="es-CO"/>
        </a:p>
      </dgm:t>
    </dgm:pt>
    <dgm:pt modelId="{B90098F8-4965-480A-BC54-37B4A8AD9B21}" type="sibTrans" cxnId="{6BAE63F8-D8D2-45FA-85D5-740CAA83E324}">
      <dgm:prSet/>
      <dgm:spPr/>
      <dgm:t>
        <a:bodyPr/>
        <a:lstStyle/>
        <a:p>
          <a:pPr algn="ctr"/>
          <a:endParaRPr lang="es-CO"/>
        </a:p>
      </dgm:t>
    </dgm:pt>
    <dgm:pt modelId="{CA47C627-6103-4E49-9D71-DCC4F578E86B}" type="pres">
      <dgm:prSet presAssocID="{F3D7BADF-27A0-486A-B8C4-1E9374B41638}" presName="Name0" presStyleCnt="0">
        <dgm:presLayoutVars>
          <dgm:chMax val="1"/>
          <dgm:dir/>
          <dgm:animLvl val="ctr"/>
          <dgm:resizeHandles val="exact"/>
        </dgm:presLayoutVars>
      </dgm:prSet>
      <dgm:spPr/>
      <dgm:t>
        <a:bodyPr/>
        <a:lstStyle/>
        <a:p>
          <a:endParaRPr lang="es-CO"/>
        </a:p>
      </dgm:t>
    </dgm:pt>
    <dgm:pt modelId="{3732D331-2C29-498F-AD70-EB3946A873DE}" type="pres">
      <dgm:prSet presAssocID="{19EFECDD-3975-46A0-B20F-C947A0D2AF4B}" presName="centerShape" presStyleLbl="node0" presStyleIdx="0" presStyleCnt="1"/>
      <dgm:spPr/>
      <dgm:t>
        <a:bodyPr/>
        <a:lstStyle/>
        <a:p>
          <a:endParaRPr lang="es-CO"/>
        </a:p>
      </dgm:t>
    </dgm:pt>
    <dgm:pt modelId="{DAE4235B-3564-4E00-9A86-1FDFB30998D0}" type="pres">
      <dgm:prSet presAssocID="{AC3E1E27-4A99-4759-A31E-1A8C0D25020D}" presName="node" presStyleLbl="node1" presStyleIdx="0" presStyleCnt="5" custScaleX="151098" custScaleY="90762" custRadScaleRad="103640" custRadScaleInc="2426">
        <dgm:presLayoutVars>
          <dgm:bulletEnabled val="1"/>
        </dgm:presLayoutVars>
      </dgm:prSet>
      <dgm:spPr/>
      <dgm:t>
        <a:bodyPr/>
        <a:lstStyle/>
        <a:p>
          <a:endParaRPr lang="es-CO"/>
        </a:p>
      </dgm:t>
    </dgm:pt>
    <dgm:pt modelId="{FE6DD7AF-BBB9-4634-A3DE-623C987F81F0}" type="pres">
      <dgm:prSet presAssocID="{AC3E1E27-4A99-4759-A31E-1A8C0D25020D}" presName="dummy" presStyleCnt="0"/>
      <dgm:spPr/>
    </dgm:pt>
    <dgm:pt modelId="{0AE731FE-9B57-4209-9437-781392AE7D12}" type="pres">
      <dgm:prSet presAssocID="{380B8EDC-D8C0-4FF8-90B8-70576900BB11}" presName="sibTrans" presStyleLbl="sibTrans2D1" presStyleIdx="0" presStyleCnt="5"/>
      <dgm:spPr/>
      <dgm:t>
        <a:bodyPr/>
        <a:lstStyle/>
        <a:p>
          <a:endParaRPr lang="es-CO"/>
        </a:p>
      </dgm:t>
    </dgm:pt>
    <dgm:pt modelId="{1CB0F592-9823-4190-8920-C319B46C2976}" type="pres">
      <dgm:prSet presAssocID="{F1B3FCCD-C998-41A9-8D97-E1835F43274D}" presName="node" presStyleLbl="node1" presStyleIdx="1" presStyleCnt="5" custScaleX="143804" custScaleY="90957">
        <dgm:presLayoutVars>
          <dgm:bulletEnabled val="1"/>
        </dgm:presLayoutVars>
      </dgm:prSet>
      <dgm:spPr/>
      <dgm:t>
        <a:bodyPr/>
        <a:lstStyle/>
        <a:p>
          <a:endParaRPr lang="es-CO"/>
        </a:p>
      </dgm:t>
    </dgm:pt>
    <dgm:pt modelId="{9C0F1034-0421-4E88-BCE3-42A93CE69BD9}" type="pres">
      <dgm:prSet presAssocID="{F1B3FCCD-C998-41A9-8D97-E1835F43274D}" presName="dummy" presStyleCnt="0"/>
      <dgm:spPr/>
    </dgm:pt>
    <dgm:pt modelId="{C08BA372-8170-449F-BC5B-F559017C95F2}" type="pres">
      <dgm:prSet presAssocID="{71CCDDB2-A724-4487-A9ED-0A192F08659E}" presName="sibTrans" presStyleLbl="sibTrans2D1" presStyleIdx="1" presStyleCnt="5"/>
      <dgm:spPr/>
      <dgm:t>
        <a:bodyPr/>
        <a:lstStyle/>
        <a:p>
          <a:endParaRPr lang="es-CO"/>
        </a:p>
      </dgm:t>
    </dgm:pt>
    <dgm:pt modelId="{DF152AF2-66D5-4DA0-AAC4-642AB86821BC}" type="pres">
      <dgm:prSet presAssocID="{C5D71430-63F8-4D3B-B58D-AD5C8DF369B3}" presName="node" presStyleLbl="node1" presStyleIdx="2" presStyleCnt="5" custScaleX="139440" custRadScaleRad="101751" custRadScaleInc="-35745">
        <dgm:presLayoutVars>
          <dgm:bulletEnabled val="1"/>
        </dgm:presLayoutVars>
      </dgm:prSet>
      <dgm:spPr/>
      <dgm:t>
        <a:bodyPr/>
        <a:lstStyle/>
        <a:p>
          <a:endParaRPr lang="es-CO"/>
        </a:p>
      </dgm:t>
    </dgm:pt>
    <dgm:pt modelId="{A65B554E-0B9A-4015-BF8F-290B7A0363A0}" type="pres">
      <dgm:prSet presAssocID="{C5D71430-63F8-4D3B-B58D-AD5C8DF369B3}" presName="dummy" presStyleCnt="0"/>
      <dgm:spPr/>
    </dgm:pt>
    <dgm:pt modelId="{D595B8C4-CFC3-4E43-B5E9-64E733A47BEC}" type="pres">
      <dgm:prSet presAssocID="{200577B2-7152-4857-AE1B-BE2F8779DBB2}" presName="sibTrans" presStyleLbl="sibTrans2D1" presStyleIdx="2" presStyleCnt="5"/>
      <dgm:spPr/>
      <dgm:t>
        <a:bodyPr/>
        <a:lstStyle/>
        <a:p>
          <a:endParaRPr lang="es-CO"/>
        </a:p>
      </dgm:t>
    </dgm:pt>
    <dgm:pt modelId="{57BB2BF3-B3EF-4912-ADC1-A1A23814DA88}" type="pres">
      <dgm:prSet presAssocID="{E0EB7F49-04ED-4957-92C7-1A862CEBC68B}" presName="node" presStyleLbl="node1" presStyleIdx="3" presStyleCnt="5" custScaleX="142778" custScaleY="100123">
        <dgm:presLayoutVars>
          <dgm:bulletEnabled val="1"/>
        </dgm:presLayoutVars>
      </dgm:prSet>
      <dgm:spPr/>
      <dgm:t>
        <a:bodyPr/>
        <a:lstStyle/>
        <a:p>
          <a:endParaRPr lang="es-CO"/>
        </a:p>
      </dgm:t>
    </dgm:pt>
    <dgm:pt modelId="{D4FA94D0-A795-4133-AB51-1BE756DB83CF}" type="pres">
      <dgm:prSet presAssocID="{E0EB7F49-04ED-4957-92C7-1A862CEBC68B}" presName="dummy" presStyleCnt="0"/>
      <dgm:spPr/>
    </dgm:pt>
    <dgm:pt modelId="{3DB644FC-D8CB-4017-B463-CF6DA19C8C3C}" type="pres">
      <dgm:prSet presAssocID="{B50E0F6D-3243-4F63-AE1A-FA8BB0F65432}" presName="sibTrans" presStyleLbl="sibTrans2D1" presStyleIdx="3" presStyleCnt="5"/>
      <dgm:spPr/>
      <dgm:t>
        <a:bodyPr/>
        <a:lstStyle/>
        <a:p>
          <a:endParaRPr lang="es-CO"/>
        </a:p>
      </dgm:t>
    </dgm:pt>
    <dgm:pt modelId="{6B0C5957-97DE-47E4-9CFF-1DF37F0C653A}" type="pres">
      <dgm:prSet presAssocID="{81366B75-5C98-44B6-9CDF-B220690D3723}" presName="node" presStyleLbl="node1" presStyleIdx="4" presStyleCnt="5" custScaleX="151205">
        <dgm:presLayoutVars>
          <dgm:bulletEnabled val="1"/>
        </dgm:presLayoutVars>
      </dgm:prSet>
      <dgm:spPr/>
      <dgm:t>
        <a:bodyPr/>
        <a:lstStyle/>
        <a:p>
          <a:endParaRPr lang="es-CO"/>
        </a:p>
      </dgm:t>
    </dgm:pt>
    <dgm:pt modelId="{A28D1386-E8AB-42A2-9B50-EFC3E4C95F04}" type="pres">
      <dgm:prSet presAssocID="{81366B75-5C98-44B6-9CDF-B220690D3723}" presName="dummy" presStyleCnt="0"/>
      <dgm:spPr/>
    </dgm:pt>
    <dgm:pt modelId="{D1997354-C086-49A1-8025-C5EECF840783}" type="pres">
      <dgm:prSet presAssocID="{B90098F8-4965-480A-BC54-37B4A8AD9B21}" presName="sibTrans" presStyleLbl="sibTrans2D1" presStyleIdx="4" presStyleCnt="5"/>
      <dgm:spPr/>
      <dgm:t>
        <a:bodyPr/>
        <a:lstStyle/>
        <a:p>
          <a:endParaRPr lang="es-CO"/>
        </a:p>
      </dgm:t>
    </dgm:pt>
  </dgm:ptLst>
  <dgm:cxnLst>
    <dgm:cxn modelId="{618945C3-6D03-4D53-807C-FA503631FA84}" type="presOf" srcId="{C5D71430-63F8-4D3B-B58D-AD5C8DF369B3}" destId="{DF152AF2-66D5-4DA0-AAC4-642AB86821BC}" srcOrd="0" destOrd="0" presId="urn:microsoft.com/office/officeart/2005/8/layout/radial6"/>
    <dgm:cxn modelId="{A026B041-FD49-486C-ABF5-6EA668F8CF4B}" srcId="{19EFECDD-3975-46A0-B20F-C947A0D2AF4B}" destId="{E0EB7F49-04ED-4957-92C7-1A862CEBC68B}" srcOrd="3" destOrd="0" parTransId="{A7B4E3A4-E54E-49B8-AE42-54F771848A22}" sibTransId="{B50E0F6D-3243-4F63-AE1A-FA8BB0F65432}"/>
    <dgm:cxn modelId="{858322B8-4FDB-4281-B737-EF58999ECEB1}" type="presOf" srcId="{F1B3FCCD-C998-41A9-8D97-E1835F43274D}" destId="{1CB0F592-9823-4190-8920-C319B46C2976}" srcOrd="0" destOrd="0" presId="urn:microsoft.com/office/officeart/2005/8/layout/radial6"/>
    <dgm:cxn modelId="{35062C96-A608-4DAE-B811-5BA85073D67C}" type="presOf" srcId="{F3D7BADF-27A0-486A-B8C4-1E9374B41638}" destId="{CA47C627-6103-4E49-9D71-DCC4F578E86B}" srcOrd="0" destOrd="0" presId="urn:microsoft.com/office/officeart/2005/8/layout/radial6"/>
    <dgm:cxn modelId="{0E108CCD-9B0D-4E68-921F-54E5B809D9BB}" type="presOf" srcId="{380B8EDC-D8C0-4FF8-90B8-70576900BB11}" destId="{0AE731FE-9B57-4209-9437-781392AE7D12}" srcOrd="0" destOrd="0" presId="urn:microsoft.com/office/officeart/2005/8/layout/radial6"/>
    <dgm:cxn modelId="{45CB1E21-1DBF-4678-AA7D-A0EB63A67FE8}" type="presOf" srcId="{AC3E1E27-4A99-4759-A31E-1A8C0D25020D}" destId="{DAE4235B-3564-4E00-9A86-1FDFB30998D0}" srcOrd="0" destOrd="0" presId="urn:microsoft.com/office/officeart/2005/8/layout/radial6"/>
    <dgm:cxn modelId="{6BAE63F8-D8D2-45FA-85D5-740CAA83E324}" srcId="{19EFECDD-3975-46A0-B20F-C947A0D2AF4B}" destId="{81366B75-5C98-44B6-9CDF-B220690D3723}" srcOrd="4" destOrd="0" parTransId="{94959FAA-1AA9-4A5F-9D61-6475E187E151}" sibTransId="{B90098F8-4965-480A-BC54-37B4A8AD9B21}"/>
    <dgm:cxn modelId="{8CEF081D-1CF2-4FCF-8E0E-4BE32320EBBD}" srcId="{19EFECDD-3975-46A0-B20F-C947A0D2AF4B}" destId="{AC3E1E27-4A99-4759-A31E-1A8C0D25020D}" srcOrd="0" destOrd="0" parTransId="{C3330931-673B-4A5F-A149-0BE9685B366E}" sibTransId="{380B8EDC-D8C0-4FF8-90B8-70576900BB11}"/>
    <dgm:cxn modelId="{D20D6789-A2A4-4BA9-9BDA-58413DB3D1FC}" type="presOf" srcId="{71CCDDB2-A724-4487-A9ED-0A192F08659E}" destId="{C08BA372-8170-449F-BC5B-F559017C95F2}" srcOrd="0" destOrd="0" presId="urn:microsoft.com/office/officeart/2005/8/layout/radial6"/>
    <dgm:cxn modelId="{8230D7B8-B866-43DE-8A4B-A0369847CF68}" type="presOf" srcId="{200577B2-7152-4857-AE1B-BE2F8779DBB2}" destId="{D595B8C4-CFC3-4E43-B5E9-64E733A47BEC}" srcOrd="0" destOrd="0" presId="urn:microsoft.com/office/officeart/2005/8/layout/radial6"/>
    <dgm:cxn modelId="{A5D9F848-113D-4139-B9F4-CCB8209EA22A}" type="presOf" srcId="{B90098F8-4965-480A-BC54-37B4A8AD9B21}" destId="{D1997354-C086-49A1-8025-C5EECF840783}" srcOrd="0" destOrd="0" presId="urn:microsoft.com/office/officeart/2005/8/layout/radial6"/>
    <dgm:cxn modelId="{4A389506-86F8-4AB1-BA82-C55B108BBCB5}" srcId="{19EFECDD-3975-46A0-B20F-C947A0D2AF4B}" destId="{F1B3FCCD-C998-41A9-8D97-E1835F43274D}" srcOrd="1" destOrd="0" parTransId="{0748FEF3-D5F1-4895-B33A-9CB8B23EF7E2}" sibTransId="{71CCDDB2-A724-4487-A9ED-0A192F08659E}"/>
    <dgm:cxn modelId="{1C1C1A6B-F19D-4ADB-B2BB-51EDBAC7EB06}" type="presOf" srcId="{B50E0F6D-3243-4F63-AE1A-FA8BB0F65432}" destId="{3DB644FC-D8CB-4017-B463-CF6DA19C8C3C}" srcOrd="0" destOrd="0" presId="urn:microsoft.com/office/officeart/2005/8/layout/radial6"/>
    <dgm:cxn modelId="{E7D3D455-042C-49B8-8F43-EF956FD301E8}" srcId="{19EFECDD-3975-46A0-B20F-C947A0D2AF4B}" destId="{C5D71430-63F8-4D3B-B58D-AD5C8DF369B3}" srcOrd="2" destOrd="0" parTransId="{97AE2C2C-19C0-4C84-A6CC-7B1C64337036}" sibTransId="{200577B2-7152-4857-AE1B-BE2F8779DBB2}"/>
    <dgm:cxn modelId="{B8A65849-A15E-4AB5-99F5-1F6F635D6019}" type="presOf" srcId="{19EFECDD-3975-46A0-B20F-C947A0D2AF4B}" destId="{3732D331-2C29-498F-AD70-EB3946A873DE}" srcOrd="0" destOrd="0" presId="urn:microsoft.com/office/officeart/2005/8/layout/radial6"/>
    <dgm:cxn modelId="{1F960551-9CAA-4FA5-8A87-DE38532C214C}" srcId="{F3D7BADF-27A0-486A-B8C4-1E9374B41638}" destId="{19EFECDD-3975-46A0-B20F-C947A0D2AF4B}" srcOrd="0" destOrd="0" parTransId="{83DD5225-4CCF-448A-AAFB-99864F8FA4FC}" sibTransId="{096A3413-06BB-4D90-B60D-7D62723D62E3}"/>
    <dgm:cxn modelId="{C2AD6874-488D-423E-9E13-6FA86FE7C6E6}" type="presOf" srcId="{E0EB7F49-04ED-4957-92C7-1A862CEBC68B}" destId="{57BB2BF3-B3EF-4912-ADC1-A1A23814DA88}" srcOrd="0" destOrd="0" presId="urn:microsoft.com/office/officeart/2005/8/layout/radial6"/>
    <dgm:cxn modelId="{9BF36E8A-7178-4F02-91DD-C5C7F922AC17}" type="presOf" srcId="{81366B75-5C98-44B6-9CDF-B220690D3723}" destId="{6B0C5957-97DE-47E4-9CFF-1DF37F0C653A}" srcOrd="0" destOrd="0" presId="urn:microsoft.com/office/officeart/2005/8/layout/radial6"/>
    <dgm:cxn modelId="{664DF33F-EFE2-40CC-A416-C52945D2D1F2}" type="presParOf" srcId="{CA47C627-6103-4E49-9D71-DCC4F578E86B}" destId="{3732D331-2C29-498F-AD70-EB3946A873DE}" srcOrd="0" destOrd="0" presId="urn:microsoft.com/office/officeart/2005/8/layout/radial6"/>
    <dgm:cxn modelId="{0FF6AD15-6018-46ED-AF7A-BDFDAFE55945}" type="presParOf" srcId="{CA47C627-6103-4E49-9D71-DCC4F578E86B}" destId="{DAE4235B-3564-4E00-9A86-1FDFB30998D0}" srcOrd="1" destOrd="0" presId="urn:microsoft.com/office/officeart/2005/8/layout/radial6"/>
    <dgm:cxn modelId="{CDCFE59F-5700-4582-935D-3E29F609A88C}" type="presParOf" srcId="{CA47C627-6103-4E49-9D71-DCC4F578E86B}" destId="{FE6DD7AF-BBB9-4634-A3DE-623C987F81F0}" srcOrd="2" destOrd="0" presId="urn:microsoft.com/office/officeart/2005/8/layout/radial6"/>
    <dgm:cxn modelId="{C7AB5DA7-5DB3-432B-8CD8-E3DD67E3A309}" type="presParOf" srcId="{CA47C627-6103-4E49-9D71-DCC4F578E86B}" destId="{0AE731FE-9B57-4209-9437-781392AE7D12}" srcOrd="3" destOrd="0" presId="urn:microsoft.com/office/officeart/2005/8/layout/radial6"/>
    <dgm:cxn modelId="{F10B1F64-F6A1-4605-8090-E49C58BA9088}" type="presParOf" srcId="{CA47C627-6103-4E49-9D71-DCC4F578E86B}" destId="{1CB0F592-9823-4190-8920-C319B46C2976}" srcOrd="4" destOrd="0" presId="urn:microsoft.com/office/officeart/2005/8/layout/radial6"/>
    <dgm:cxn modelId="{507CFF43-1913-4E58-9BCA-5FF82E50AD09}" type="presParOf" srcId="{CA47C627-6103-4E49-9D71-DCC4F578E86B}" destId="{9C0F1034-0421-4E88-BCE3-42A93CE69BD9}" srcOrd="5" destOrd="0" presId="urn:microsoft.com/office/officeart/2005/8/layout/radial6"/>
    <dgm:cxn modelId="{94E7DAA4-21F8-4319-92D1-CE5508BC36AE}" type="presParOf" srcId="{CA47C627-6103-4E49-9D71-DCC4F578E86B}" destId="{C08BA372-8170-449F-BC5B-F559017C95F2}" srcOrd="6" destOrd="0" presId="urn:microsoft.com/office/officeart/2005/8/layout/radial6"/>
    <dgm:cxn modelId="{DBBFDD6C-EF0C-40F2-B8A0-965AE0FD8234}" type="presParOf" srcId="{CA47C627-6103-4E49-9D71-DCC4F578E86B}" destId="{DF152AF2-66D5-4DA0-AAC4-642AB86821BC}" srcOrd="7" destOrd="0" presId="urn:microsoft.com/office/officeart/2005/8/layout/radial6"/>
    <dgm:cxn modelId="{7D0D23CD-E052-482C-B69F-0119192636E4}" type="presParOf" srcId="{CA47C627-6103-4E49-9D71-DCC4F578E86B}" destId="{A65B554E-0B9A-4015-BF8F-290B7A0363A0}" srcOrd="8" destOrd="0" presId="urn:microsoft.com/office/officeart/2005/8/layout/radial6"/>
    <dgm:cxn modelId="{A8D6772E-57AE-4EB1-BE76-EEE8162D4013}" type="presParOf" srcId="{CA47C627-6103-4E49-9D71-DCC4F578E86B}" destId="{D595B8C4-CFC3-4E43-B5E9-64E733A47BEC}" srcOrd="9" destOrd="0" presId="urn:microsoft.com/office/officeart/2005/8/layout/radial6"/>
    <dgm:cxn modelId="{5F601CBB-E485-4366-B031-7CFCC69ED9FA}" type="presParOf" srcId="{CA47C627-6103-4E49-9D71-DCC4F578E86B}" destId="{57BB2BF3-B3EF-4912-ADC1-A1A23814DA88}" srcOrd="10" destOrd="0" presId="urn:microsoft.com/office/officeart/2005/8/layout/radial6"/>
    <dgm:cxn modelId="{4308FC7F-9EAD-4AF1-BBF6-31E3739F37A7}" type="presParOf" srcId="{CA47C627-6103-4E49-9D71-DCC4F578E86B}" destId="{D4FA94D0-A795-4133-AB51-1BE756DB83CF}" srcOrd="11" destOrd="0" presId="urn:microsoft.com/office/officeart/2005/8/layout/radial6"/>
    <dgm:cxn modelId="{06C9490C-9AFE-41D5-93C3-3E8B1E2C2A9C}" type="presParOf" srcId="{CA47C627-6103-4E49-9D71-DCC4F578E86B}" destId="{3DB644FC-D8CB-4017-B463-CF6DA19C8C3C}" srcOrd="12" destOrd="0" presId="urn:microsoft.com/office/officeart/2005/8/layout/radial6"/>
    <dgm:cxn modelId="{D170BDD1-E0DB-4E9D-8A7C-5BBF4D38249B}" type="presParOf" srcId="{CA47C627-6103-4E49-9D71-DCC4F578E86B}" destId="{6B0C5957-97DE-47E4-9CFF-1DF37F0C653A}" srcOrd="13" destOrd="0" presId="urn:microsoft.com/office/officeart/2005/8/layout/radial6"/>
    <dgm:cxn modelId="{D6497EAB-DF64-42B1-83C7-F0CDDDFB96F0}" type="presParOf" srcId="{CA47C627-6103-4E49-9D71-DCC4F578E86B}" destId="{A28D1386-E8AB-42A2-9B50-EFC3E4C95F04}" srcOrd="14" destOrd="0" presId="urn:microsoft.com/office/officeart/2005/8/layout/radial6"/>
    <dgm:cxn modelId="{27269DB9-B303-42F2-8ED9-45591279B2F2}" type="presParOf" srcId="{CA47C627-6103-4E49-9D71-DCC4F578E86B}" destId="{D1997354-C086-49A1-8025-C5EECF840783}" srcOrd="15" destOrd="0" presId="urn:microsoft.com/office/officeart/2005/8/layout/radial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3D7BADF-27A0-486A-B8C4-1E9374B41638}"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19EFECDD-3975-46A0-B20F-C947A0D2AF4B}">
      <dgm:prSet phldrT="[Texto]" custT="1"/>
      <dgm:spPr>
        <a:solidFill>
          <a:srgbClr val="92D050"/>
        </a:solidFill>
      </dgm:spPr>
      <dgm:t>
        <a:bodyPr/>
        <a:lstStyle/>
        <a:p>
          <a:pPr algn="ctr"/>
          <a:r>
            <a:rPr lang="es-CO" sz="1000" b="1">
              <a:solidFill>
                <a:sysClr val="windowText" lastClr="000000"/>
              </a:solidFill>
              <a:latin typeface="Century Gothic" panose="020B0502020202020204" pitchFamily="34" charset="0"/>
              <a:ea typeface="+mn-ea"/>
              <a:cs typeface="+mn-cs"/>
            </a:rPr>
            <a:t>SEGURIDAD</a:t>
          </a:r>
          <a:endParaRPr lang="es-CO" sz="1000"/>
        </a:p>
      </dgm:t>
    </dgm:pt>
    <dgm:pt modelId="{83DD5225-4CCF-448A-AAFB-99864F8FA4FC}" type="parTrans" cxnId="{1F960551-9CAA-4FA5-8A87-DE38532C214C}">
      <dgm:prSet/>
      <dgm:spPr/>
      <dgm:t>
        <a:bodyPr/>
        <a:lstStyle/>
        <a:p>
          <a:pPr algn="ctr"/>
          <a:endParaRPr lang="es-CO"/>
        </a:p>
      </dgm:t>
    </dgm:pt>
    <dgm:pt modelId="{096A3413-06BB-4D90-B60D-7D62723D62E3}" type="sibTrans" cxnId="{1F960551-9CAA-4FA5-8A87-DE38532C214C}">
      <dgm:prSet/>
      <dgm:spPr/>
      <dgm:t>
        <a:bodyPr/>
        <a:lstStyle/>
        <a:p>
          <a:pPr algn="ctr"/>
          <a:endParaRPr lang="es-CO"/>
        </a:p>
      </dgm:t>
    </dgm:pt>
    <dgm:pt modelId="{AC3E1E27-4A99-4759-A31E-1A8C0D25020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MINTIC</a:t>
          </a:r>
          <a:endParaRPr lang="es-CO" sz="800">
            <a:solidFill>
              <a:sysClr val="windowText" lastClr="000000"/>
            </a:solidFill>
          </a:endParaRPr>
        </a:p>
      </dgm:t>
    </dgm:pt>
    <dgm:pt modelId="{C3330931-673B-4A5F-A149-0BE9685B366E}" type="parTrans" cxnId="{8CEF081D-1CF2-4FCF-8E0E-4BE32320EBBD}">
      <dgm:prSet/>
      <dgm:spPr/>
      <dgm:t>
        <a:bodyPr/>
        <a:lstStyle/>
        <a:p>
          <a:pPr algn="ctr"/>
          <a:endParaRPr lang="es-CO"/>
        </a:p>
      </dgm:t>
    </dgm:pt>
    <dgm:pt modelId="{380B8EDC-D8C0-4FF8-90B8-70576900BB11}" type="sibTrans" cxnId="{8CEF081D-1CF2-4FCF-8E0E-4BE32320EBBD}">
      <dgm:prSet/>
      <dgm:spPr/>
      <dgm:t>
        <a:bodyPr/>
        <a:lstStyle/>
        <a:p>
          <a:pPr algn="ctr"/>
          <a:endParaRPr lang="es-CO"/>
        </a:p>
      </dgm:t>
    </dgm:pt>
    <dgm:pt modelId="{F1B3FCCD-C998-41A9-8D97-E1835F43274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Gobierno de colombia</a:t>
          </a:r>
          <a:endParaRPr lang="es-CO" sz="800"/>
        </a:p>
      </dgm:t>
    </dgm:pt>
    <dgm:pt modelId="{0748FEF3-D5F1-4895-B33A-9CB8B23EF7E2}" type="parTrans" cxnId="{4A389506-86F8-4AB1-BA82-C55B108BBCB5}">
      <dgm:prSet/>
      <dgm:spPr/>
      <dgm:t>
        <a:bodyPr/>
        <a:lstStyle/>
        <a:p>
          <a:pPr algn="ctr"/>
          <a:endParaRPr lang="es-CO"/>
        </a:p>
      </dgm:t>
    </dgm:pt>
    <dgm:pt modelId="{71CCDDB2-A724-4487-A9ED-0A192F08659E}" type="sibTrans" cxnId="{4A389506-86F8-4AB1-BA82-C55B108BBCB5}">
      <dgm:prSet/>
      <dgm:spPr/>
      <dgm:t>
        <a:bodyPr/>
        <a:lstStyle/>
        <a:p>
          <a:pPr algn="ctr"/>
          <a:endParaRPr lang="es-CO"/>
        </a:p>
      </dgm:t>
    </dgm:pt>
    <dgm:pt modelId="{C5D71430-63F8-4D3B-B58D-AD5C8DF369B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Ministerio de justicia</a:t>
          </a:r>
          <a:endParaRPr lang="es-CO" sz="800"/>
        </a:p>
      </dgm:t>
    </dgm:pt>
    <dgm:pt modelId="{97AE2C2C-19C0-4C84-A6CC-7B1C64337036}" type="parTrans" cxnId="{E7D3D455-042C-49B8-8F43-EF956FD301E8}">
      <dgm:prSet/>
      <dgm:spPr/>
      <dgm:t>
        <a:bodyPr/>
        <a:lstStyle/>
        <a:p>
          <a:pPr algn="ctr"/>
          <a:endParaRPr lang="es-CO"/>
        </a:p>
      </dgm:t>
    </dgm:pt>
    <dgm:pt modelId="{200577B2-7152-4857-AE1B-BE2F8779DBB2}" type="sibTrans" cxnId="{E7D3D455-042C-49B8-8F43-EF956FD301E8}">
      <dgm:prSet/>
      <dgm:spPr/>
      <dgm:t>
        <a:bodyPr/>
        <a:lstStyle/>
        <a:p>
          <a:pPr algn="ctr"/>
          <a:endParaRPr lang="es-CO"/>
        </a:p>
      </dgm:t>
    </dgm:pt>
    <dgm:pt modelId="{E0EB7F49-04ED-4957-92C7-1A862CEBC68B}">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Policia nacional</a:t>
          </a:r>
          <a:endParaRPr lang="es-CO" sz="800"/>
        </a:p>
      </dgm:t>
    </dgm:pt>
    <dgm:pt modelId="{A7B4E3A4-E54E-49B8-AE42-54F771848A22}" type="parTrans" cxnId="{A026B041-FD49-486C-ABF5-6EA668F8CF4B}">
      <dgm:prSet/>
      <dgm:spPr/>
      <dgm:t>
        <a:bodyPr/>
        <a:lstStyle/>
        <a:p>
          <a:pPr algn="ctr"/>
          <a:endParaRPr lang="es-CO"/>
        </a:p>
      </dgm:t>
    </dgm:pt>
    <dgm:pt modelId="{B50E0F6D-3243-4F63-AE1A-FA8BB0F65432}" type="sibTrans" cxnId="{A026B041-FD49-486C-ABF5-6EA668F8CF4B}">
      <dgm:prSet/>
      <dgm:spPr/>
      <dgm:t>
        <a:bodyPr/>
        <a:lstStyle/>
        <a:p>
          <a:pPr algn="ctr"/>
          <a:endParaRPr lang="es-CO"/>
        </a:p>
      </dgm:t>
    </dgm:pt>
    <dgm:pt modelId="{81366B75-5C98-44B6-9CDF-B220690D372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Alcaldias</a:t>
          </a:r>
        </a:p>
      </dgm:t>
    </dgm:pt>
    <dgm:pt modelId="{94959FAA-1AA9-4A5F-9D61-6475E187E151}" type="parTrans" cxnId="{6BAE63F8-D8D2-45FA-85D5-740CAA83E324}">
      <dgm:prSet/>
      <dgm:spPr/>
      <dgm:t>
        <a:bodyPr/>
        <a:lstStyle/>
        <a:p>
          <a:pPr algn="ctr"/>
          <a:endParaRPr lang="es-CO"/>
        </a:p>
      </dgm:t>
    </dgm:pt>
    <dgm:pt modelId="{B90098F8-4965-480A-BC54-37B4A8AD9B21}" type="sibTrans" cxnId="{6BAE63F8-D8D2-45FA-85D5-740CAA83E324}">
      <dgm:prSet/>
      <dgm:spPr/>
      <dgm:t>
        <a:bodyPr/>
        <a:lstStyle/>
        <a:p>
          <a:pPr algn="ctr"/>
          <a:endParaRPr lang="es-CO"/>
        </a:p>
      </dgm:t>
    </dgm:pt>
    <dgm:pt modelId="{0CA2F964-CA72-4C5D-AF37-1803DF6B1B7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Gobernaciones</a:t>
          </a:r>
        </a:p>
      </dgm:t>
    </dgm:pt>
    <dgm:pt modelId="{8992384F-4542-4F9A-95AA-6D4A73FEFA1D}" type="parTrans" cxnId="{684B4D22-F72A-4116-8613-248AAF151525}">
      <dgm:prSet/>
      <dgm:spPr/>
      <dgm:t>
        <a:bodyPr/>
        <a:lstStyle/>
        <a:p>
          <a:endParaRPr lang="es-CO"/>
        </a:p>
      </dgm:t>
    </dgm:pt>
    <dgm:pt modelId="{47E7669A-9C1A-40BB-9A6E-FCC24493E58C}" type="sibTrans" cxnId="{684B4D22-F72A-4116-8613-248AAF151525}">
      <dgm:prSet/>
      <dgm:spPr/>
      <dgm:t>
        <a:bodyPr/>
        <a:lstStyle/>
        <a:p>
          <a:endParaRPr lang="es-CO"/>
        </a:p>
      </dgm:t>
    </dgm:pt>
    <dgm:pt modelId="{B441F6F2-1D77-409A-8586-E862F8C8B4CF}">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Ministerio de defensa</a:t>
          </a:r>
        </a:p>
      </dgm:t>
    </dgm:pt>
    <dgm:pt modelId="{3AA92E38-7C10-4815-9824-735FAB8C53F9}" type="parTrans" cxnId="{BB3871B7-3A17-4A69-B145-5009912B014B}">
      <dgm:prSet/>
      <dgm:spPr/>
      <dgm:t>
        <a:bodyPr/>
        <a:lstStyle/>
        <a:p>
          <a:endParaRPr lang="es-CO"/>
        </a:p>
      </dgm:t>
    </dgm:pt>
    <dgm:pt modelId="{B2FD9BAD-40D1-41F6-9DE0-23C33244F431}" type="sibTrans" cxnId="{BB3871B7-3A17-4A69-B145-5009912B014B}">
      <dgm:prSet/>
      <dgm:spPr/>
      <dgm:t>
        <a:bodyPr/>
        <a:lstStyle/>
        <a:p>
          <a:endParaRPr lang="es-CO"/>
        </a:p>
      </dgm:t>
    </dgm:pt>
    <dgm:pt modelId="{A8DA351A-60E8-4B6C-B127-67C1543CE469}">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Secretaria seguridad</a:t>
          </a:r>
        </a:p>
      </dgm:t>
    </dgm:pt>
    <dgm:pt modelId="{CDB37953-FFD3-4820-A062-B7EE79A234EE}" type="parTrans" cxnId="{42D82FB3-E8AF-4718-B360-A001AF75BF2B}">
      <dgm:prSet/>
      <dgm:spPr/>
      <dgm:t>
        <a:bodyPr/>
        <a:lstStyle/>
        <a:p>
          <a:endParaRPr lang="es-CO"/>
        </a:p>
      </dgm:t>
    </dgm:pt>
    <dgm:pt modelId="{490FA7F4-B5FF-4BB6-AA9B-C1EF2A449BD6}" type="sibTrans" cxnId="{42D82FB3-E8AF-4718-B360-A001AF75BF2B}">
      <dgm:prSet/>
      <dgm:spPr/>
      <dgm:t>
        <a:bodyPr/>
        <a:lstStyle/>
        <a:p>
          <a:endParaRPr lang="es-CO"/>
        </a:p>
      </dgm:t>
    </dgm:pt>
    <dgm:pt modelId="{CA47C627-6103-4E49-9D71-DCC4F578E86B}" type="pres">
      <dgm:prSet presAssocID="{F3D7BADF-27A0-486A-B8C4-1E9374B41638}" presName="Name0" presStyleCnt="0">
        <dgm:presLayoutVars>
          <dgm:chMax val="1"/>
          <dgm:dir/>
          <dgm:animLvl val="ctr"/>
          <dgm:resizeHandles val="exact"/>
        </dgm:presLayoutVars>
      </dgm:prSet>
      <dgm:spPr/>
      <dgm:t>
        <a:bodyPr/>
        <a:lstStyle/>
        <a:p>
          <a:endParaRPr lang="es-CO"/>
        </a:p>
      </dgm:t>
    </dgm:pt>
    <dgm:pt modelId="{3732D331-2C29-498F-AD70-EB3946A873DE}" type="pres">
      <dgm:prSet presAssocID="{19EFECDD-3975-46A0-B20F-C947A0D2AF4B}" presName="centerShape" presStyleLbl="node0" presStyleIdx="0" presStyleCnt="1" custScaleX="173006" custScaleY="99550" custLinFactNeighborX="2700"/>
      <dgm:spPr/>
      <dgm:t>
        <a:bodyPr/>
        <a:lstStyle/>
        <a:p>
          <a:endParaRPr lang="es-CO"/>
        </a:p>
      </dgm:t>
    </dgm:pt>
    <dgm:pt modelId="{DAE4235B-3564-4E00-9A86-1FDFB30998D0}" type="pres">
      <dgm:prSet presAssocID="{AC3E1E27-4A99-4759-A31E-1A8C0D25020D}" presName="node" presStyleLbl="node1" presStyleIdx="0" presStyleCnt="8" custScaleX="172779" custScaleY="101581" custRadScaleRad="100313" custRadScaleInc="23163">
        <dgm:presLayoutVars>
          <dgm:bulletEnabled val="1"/>
        </dgm:presLayoutVars>
      </dgm:prSet>
      <dgm:spPr/>
      <dgm:t>
        <a:bodyPr/>
        <a:lstStyle/>
        <a:p>
          <a:endParaRPr lang="es-CO"/>
        </a:p>
      </dgm:t>
    </dgm:pt>
    <dgm:pt modelId="{FE6DD7AF-BBB9-4634-A3DE-623C987F81F0}" type="pres">
      <dgm:prSet presAssocID="{AC3E1E27-4A99-4759-A31E-1A8C0D25020D}" presName="dummy" presStyleCnt="0"/>
      <dgm:spPr/>
    </dgm:pt>
    <dgm:pt modelId="{0AE731FE-9B57-4209-9437-781392AE7D12}" type="pres">
      <dgm:prSet presAssocID="{380B8EDC-D8C0-4FF8-90B8-70576900BB11}" presName="sibTrans" presStyleLbl="sibTrans2D1" presStyleIdx="0" presStyleCnt="8"/>
      <dgm:spPr/>
      <dgm:t>
        <a:bodyPr/>
        <a:lstStyle/>
        <a:p>
          <a:endParaRPr lang="es-CO"/>
        </a:p>
      </dgm:t>
    </dgm:pt>
    <dgm:pt modelId="{1CB0F592-9823-4190-8920-C319B46C2976}" type="pres">
      <dgm:prSet presAssocID="{F1B3FCCD-C998-41A9-8D97-E1835F43274D}" presName="node" presStyleLbl="node1" presStyleIdx="1" presStyleCnt="8" custScaleX="194360" custScaleY="103232" custRadScaleRad="120805" custRadScaleInc="89316">
        <dgm:presLayoutVars>
          <dgm:bulletEnabled val="1"/>
        </dgm:presLayoutVars>
      </dgm:prSet>
      <dgm:spPr/>
      <dgm:t>
        <a:bodyPr/>
        <a:lstStyle/>
        <a:p>
          <a:endParaRPr lang="es-CO"/>
        </a:p>
      </dgm:t>
    </dgm:pt>
    <dgm:pt modelId="{9C0F1034-0421-4E88-BCE3-42A93CE69BD9}" type="pres">
      <dgm:prSet presAssocID="{F1B3FCCD-C998-41A9-8D97-E1835F43274D}" presName="dummy" presStyleCnt="0"/>
      <dgm:spPr/>
    </dgm:pt>
    <dgm:pt modelId="{C08BA372-8170-449F-BC5B-F559017C95F2}" type="pres">
      <dgm:prSet presAssocID="{71CCDDB2-A724-4487-A9ED-0A192F08659E}" presName="sibTrans" presStyleLbl="sibTrans2D1" presStyleIdx="1" presStyleCnt="8"/>
      <dgm:spPr/>
      <dgm:t>
        <a:bodyPr/>
        <a:lstStyle/>
        <a:p>
          <a:endParaRPr lang="es-CO"/>
        </a:p>
      </dgm:t>
    </dgm:pt>
    <dgm:pt modelId="{DF152AF2-66D5-4DA0-AAC4-642AB86821BC}" type="pres">
      <dgm:prSet presAssocID="{C5D71430-63F8-4D3B-B58D-AD5C8DF369B3}" presName="node" presStyleLbl="node1" presStyleIdx="2" presStyleCnt="8" custScaleX="189580" custScaleY="96862" custRadScaleRad="120714" custRadScaleInc="33624">
        <dgm:presLayoutVars>
          <dgm:bulletEnabled val="1"/>
        </dgm:presLayoutVars>
      </dgm:prSet>
      <dgm:spPr/>
      <dgm:t>
        <a:bodyPr/>
        <a:lstStyle/>
        <a:p>
          <a:endParaRPr lang="es-CO"/>
        </a:p>
      </dgm:t>
    </dgm:pt>
    <dgm:pt modelId="{A65B554E-0B9A-4015-BF8F-290B7A0363A0}" type="pres">
      <dgm:prSet presAssocID="{C5D71430-63F8-4D3B-B58D-AD5C8DF369B3}" presName="dummy" presStyleCnt="0"/>
      <dgm:spPr/>
    </dgm:pt>
    <dgm:pt modelId="{D595B8C4-CFC3-4E43-B5E9-64E733A47BEC}" type="pres">
      <dgm:prSet presAssocID="{200577B2-7152-4857-AE1B-BE2F8779DBB2}" presName="sibTrans" presStyleLbl="sibTrans2D1" presStyleIdx="2" presStyleCnt="8"/>
      <dgm:spPr/>
      <dgm:t>
        <a:bodyPr/>
        <a:lstStyle/>
        <a:p>
          <a:endParaRPr lang="es-CO"/>
        </a:p>
      </dgm:t>
    </dgm:pt>
    <dgm:pt modelId="{57BB2BF3-B3EF-4912-ADC1-A1A23814DA88}" type="pres">
      <dgm:prSet presAssocID="{E0EB7F49-04ED-4957-92C7-1A862CEBC68B}" presName="node" presStyleLbl="node1" presStyleIdx="3" presStyleCnt="8" custScaleX="204084" custScaleY="86133" custRadScaleRad="124309" custRadScaleInc="-49294">
        <dgm:presLayoutVars>
          <dgm:bulletEnabled val="1"/>
        </dgm:presLayoutVars>
      </dgm:prSet>
      <dgm:spPr/>
      <dgm:t>
        <a:bodyPr/>
        <a:lstStyle/>
        <a:p>
          <a:endParaRPr lang="es-CO"/>
        </a:p>
      </dgm:t>
    </dgm:pt>
    <dgm:pt modelId="{D4FA94D0-A795-4133-AB51-1BE756DB83CF}" type="pres">
      <dgm:prSet presAssocID="{E0EB7F49-04ED-4957-92C7-1A862CEBC68B}" presName="dummy" presStyleCnt="0"/>
      <dgm:spPr/>
    </dgm:pt>
    <dgm:pt modelId="{3DB644FC-D8CB-4017-B463-CF6DA19C8C3C}" type="pres">
      <dgm:prSet presAssocID="{B50E0F6D-3243-4F63-AE1A-FA8BB0F65432}" presName="sibTrans" presStyleLbl="sibTrans2D1" presStyleIdx="3" presStyleCnt="8"/>
      <dgm:spPr/>
      <dgm:t>
        <a:bodyPr/>
        <a:lstStyle/>
        <a:p>
          <a:endParaRPr lang="es-CO"/>
        </a:p>
      </dgm:t>
    </dgm:pt>
    <dgm:pt modelId="{6B0C5957-97DE-47E4-9CFF-1DF37F0C653A}" type="pres">
      <dgm:prSet presAssocID="{81366B75-5C98-44B6-9CDF-B220690D3723}" presName="node" presStyleLbl="node1" presStyleIdx="4" presStyleCnt="8" custScaleX="163227" custScaleY="89825" custRadScaleRad="108880" custRadScaleInc="2803">
        <dgm:presLayoutVars>
          <dgm:bulletEnabled val="1"/>
        </dgm:presLayoutVars>
      </dgm:prSet>
      <dgm:spPr/>
      <dgm:t>
        <a:bodyPr/>
        <a:lstStyle/>
        <a:p>
          <a:endParaRPr lang="es-CO"/>
        </a:p>
      </dgm:t>
    </dgm:pt>
    <dgm:pt modelId="{A28D1386-E8AB-42A2-9B50-EFC3E4C95F04}" type="pres">
      <dgm:prSet presAssocID="{81366B75-5C98-44B6-9CDF-B220690D3723}" presName="dummy" presStyleCnt="0"/>
      <dgm:spPr/>
    </dgm:pt>
    <dgm:pt modelId="{D1997354-C086-49A1-8025-C5EECF840783}" type="pres">
      <dgm:prSet presAssocID="{B90098F8-4965-480A-BC54-37B4A8AD9B21}" presName="sibTrans" presStyleLbl="sibTrans2D1" presStyleIdx="4" presStyleCnt="8"/>
      <dgm:spPr/>
      <dgm:t>
        <a:bodyPr/>
        <a:lstStyle/>
        <a:p>
          <a:endParaRPr lang="es-CO"/>
        </a:p>
      </dgm:t>
    </dgm:pt>
    <dgm:pt modelId="{173E7A07-8962-4350-872A-E3E12AA8410A}" type="pres">
      <dgm:prSet presAssocID="{0CA2F964-CA72-4C5D-AF37-1803DF6B1B7D}" presName="node" presStyleLbl="node1" presStyleIdx="5" presStyleCnt="8" custScaleX="266729" custScaleY="81420" custRadScaleRad="120112" custRadScaleInc="31770">
        <dgm:presLayoutVars>
          <dgm:bulletEnabled val="1"/>
        </dgm:presLayoutVars>
      </dgm:prSet>
      <dgm:spPr/>
      <dgm:t>
        <a:bodyPr/>
        <a:lstStyle/>
        <a:p>
          <a:endParaRPr lang="es-CO"/>
        </a:p>
      </dgm:t>
    </dgm:pt>
    <dgm:pt modelId="{A7D493AE-9C57-4A48-9F7C-2E0932CC4166}" type="pres">
      <dgm:prSet presAssocID="{0CA2F964-CA72-4C5D-AF37-1803DF6B1B7D}" presName="dummy" presStyleCnt="0"/>
      <dgm:spPr/>
    </dgm:pt>
    <dgm:pt modelId="{7185BA86-1F4F-47E4-AD06-42E0AB988F41}" type="pres">
      <dgm:prSet presAssocID="{47E7669A-9C1A-40BB-9A6E-FCC24493E58C}" presName="sibTrans" presStyleLbl="sibTrans2D1" presStyleIdx="5" presStyleCnt="8"/>
      <dgm:spPr/>
      <dgm:t>
        <a:bodyPr/>
        <a:lstStyle/>
        <a:p>
          <a:endParaRPr lang="es-CO"/>
        </a:p>
      </dgm:t>
    </dgm:pt>
    <dgm:pt modelId="{D480996C-3E05-4FA2-9D87-9A0C5D590E84}" type="pres">
      <dgm:prSet presAssocID="{B441F6F2-1D77-409A-8586-E862F8C8B4CF}" presName="node" presStyleLbl="node1" presStyleIdx="6" presStyleCnt="8" custScaleX="202340" custScaleY="125175" custRadScaleRad="115266" custRadScaleInc="-25284">
        <dgm:presLayoutVars>
          <dgm:bulletEnabled val="1"/>
        </dgm:presLayoutVars>
      </dgm:prSet>
      <dgm:spPr/>
      <dgm:t>
        <a:bodyPr/>
        <a:lstStyle/>
        <a:p>
          <a:endParaRPr lang="es-CO"/>
        </a:p>
      </dgm:t>
    </dgm:pt>
    <dgm:pt modelId="{D13BB0B3-17DC-45EB-BB23-B22987C637E5}" type="pres">
      <dgm:prSet presAssocID="{B441F6F2-1D77-409A-8586-E862F8C8B4CF}" presName="dummy" presStyleCnt="0"/>
      <dgm:spPr/>
    </dgm:pt>
    <dgm:pt modelId="{B84874EB-8144-4C59-8761-33DC458DD795}" type="pres">
      <dgm:prSet presAssocID="{B2FD9BAD-40D1-41F6-9DE0-23C33244F431}" presName="sibTrans" presStyleLbl="sibTrans2D1" presStyleIdx="6" presStyleCnt="8"/>
      <dgm:spPr/>
      <dgm:t>
        <a:bodyPr/>
        <a:lstStyle/>
        <a:p>
          <a:endParaRPr lang="es-CO"/>
        </a:p>
      </dgm:t>
    </dgm:pt>
    <dgm:pt modelId="{EAC3EE73-CB36-4D4A-A1A5-39BBC642083B}" type="pres">
      <dgm:prSet presAssocID="{A8DA351A-60E8-4B6C-B127-67C1543CE469}" presName="node" presStyleLbl="node1" presStyleIdx="7" presStyleCnt="8" custScaleX="206938" custScaleY="103446" custRadScaleRad="118678" custRadScaleInc="-99310">
        <dgm:presLayoutVars>
          <dgm:bulletEnabled val="1"/>
        </dgm:presLayoutVars>
      </dgm:prSet>
      <dgm:spPr/>
      <dgm:t>
        <a:bodyPr/>
        <a:lstStyle/>
        <a:p>
          <a:endParaRPr lang="es-CO"/>
        </a:p>
      </dgm:t>
    </dgm:pt>
    <dgm:pt modelId="{57F9D974-E39F-4CE9-9636-6E65CC22F64D}" type="pres">
      <dgm:prSet presAssocID="{A8DA351A-60E8-4B6C-B127-67C1543CE469}" presName="dummy" presStyleCnt="0"/>
      <dgm:spPr/>
    </dgm:pt>
    <dgm:pt modelId="{A1B03D5F-31B8-40E0-8D5E-858EA87DCCA2}" type="pres">
      <dgm:prSet presAssocID="{490FA7F4-B5FF-4BB6-AA9B-C1EF2A449BD6}" presName="sibTrans" presStyleLbl="sibTrans2D1" presStyleIdx="7" presStyleCnt="8"/>
      <dgm:spPr/>
      <dgm:t>
        <a:bodyPr/>
        <a:lstStyle/>
        <a:p>
          <a:endParaRPr lang="es-CO"/>
        </a:p>
      </dgm:t>
    </dgm:pt>
  </dgm:ptLst>
  <dgm:cxnLst>
    <dgm:cxn modelId="{7C600469-8599-4495-8EB1-1CD637952BFD}" type="presOf" srcId="{AC3E1E27-4A99-4759-A31E-1A8C0D25020D}" destId="{DAE4235B-3564-4E00-9A86-1FDFB30998D0}" srcOrd="0" destOrd="0" presId="urn:microsoft.com/office/officeart/2005/8/layout/radial6"/>
    <dgm:cxn modelId="{A2718B97-E0C9-43EA-A6E9-CB05C20B7CE3}" type="presOf" srcId="{47E7669A-9C1A-40BB-9A6E-FCC24493E58C}" destId="{7185BA86-1F4F-47E4-AD06-42E0AB988F41}" srcOrd="0" destOrd="0" presId="urn:microsoft.com/office/officeart/2005/8/layout/radial6"/>
    <dgm:cxn modelId="{1BB30046-AD36-4279-8D9C-84D9E34A96C9}" type="presOf" srcId="{81366B75-5C98-44B6-9CDF-B220690D3723}" destId="{6B0C5957-97DE-47E4-9CFF-1DF37F0C653A}" srcOrd="0" destOrd="0" presId="urn:microsoft.com/office/officeart/2005/8/layout/radial6"/>
    <dgm:cxn modelId="{D3773811-C9C3-481B-BDF9-151D1C4200D4}" type="presOf" srcId="{B441F6F2-1D77-409A-8586-E862F8C8B4CF}" destId="{D480996C-3E05-4FA2-9D87-9A0C5D590E84}" srcOrd="0" destOrd="0" presId="urn:microsoft.com/office/officeart/2005/8/layout/radial6"/>
    <dgm:cxn modelId="{6BAE63F8-D8D2-45FA-85D5-740CAA83E324}" srcId="{19EFECDD-3975-46A0-B20F-C947A0D2AF4B}" destId="{81366B75-5C98-44B6-9CDF-B220690D3723}" srcOrd="4" destOrd="0" parTransId="{94959FAA-1AA9-4A5F-9D61-6475E187E151}" sibTransId="{B90098F8-4965-480A-BC54-37B4A8AD9B21}"/>
    <dgm:cxn modelId="{1F960551-9CAA-4FA5-8A87-DE38532C214C}" srcId="{F3D7BADF-27A0-486A-B8C4-1E9374B41638}" destId="{19EFECDD-3975-46A0-B20F-C947A0D2AF4B}" srcOrd="0" destOrd="0" parTransId="{83DD5225-4CCF-448A-AAFB-99864F8FA4FC}" sibTransId="{096A3413-06BB-4D90-B60D-7D62723D62E3}"/>
    <dgm:cxn modelId="{BF8DEA72-339C-4CC0-85CA-DE6CE615602D}" type="presOf" srcId="{F3D7BADF-27A0-486A-B8C4-1E9374B41638}" destId="{CA47C627-6103-4E49-9D71-DCC4F578E86B}" srcOrd="0" destOrd="0" presId="urn:microsoft.com/office/officeart/2005/8/layout/radial6"/>
    <dgm:cxn modelId="{A8BCB6A9-34BB-4321-9D98-3E51DEDEF9DF}" type="presOf" srcId="{C5D71430-63F8-4D3B-B58D-AD5C8DF369B3}" destId="{DF152AF2-66D5-4DA0-AAC4-642AB86821BC}" srcOrd="0" destOrd="0" presId="urn:microsoft.com/office/officeart/2005/8/layout/radial6"/>
    <dgm:cxn modelId="{684B4D22-F72A-4116-8613-248AAF151525}" srcId="{19EFECDD-3975-46A0-B20F-C947A0D2AF4B}" destId="{0CA2F964-CA72-4C5D-AF37-1803DF6B1B7D}" srcOrd="5" destOrd="0" parTransId="{8992384F-4542-4F9A-95AA-6D4A73FEFA1D}" sibTransId="{47E7669A-9C1A-40BB-9A6E-FCC24493E58C}"/>
    <dgm:cxn modelId="{BB3871B7-3A17-4A69-B145-5009912B014B}" srcId="{19EFECDD-3975-46A0-B20F-C947A0D2AF4B}" destId="{B441F6F2-1D77-409A-8586-E862F8C8B4CF}" srcOrd="6" destOrd="0" parTransId="{3AA92E38-7C10-4815-9824-735FAB8C53F9}" sibTransId="{B2FD9BAD-40D1-41F6-9DE0-23C33244F431}"/>
    <dgm:cxn modelId="{4EF16DCD-9012-4BC5-A115-5D900783FB42}" type="presOf" srcId="{A8DA351A-60E8-4B6C-B127-67C1543CE469}" destId="{EAC3EE73-CB36-4D4A-A1A5-39BBC642083B}" srcOrd="0" destOrd="0" presId="urn:microsoft.com/office/officeart/2005/8/layout/radial6"/>
    <dgm:cxn modelId="{E7D3D455-042C-49B8-8F43-EF956FD301E8}" srcId="{19EFECDD-3975-46A0-B20F-C947A0D2AF4B}" destId="{C5D71430-63F8-4D3B-B58D-AD5C8DF369B3}" srcOrd="2" destOrd="0" parTransId="{97AE2C2C-19C0-4C84-A6CC-7B1C64337036}" sibTransId="{200577B2-7152-4857-AE1B-BE2F8779DBB2}"/>
    <dgm:cxn modelId="{5D9D9B09-40A7-4F88-AD9C-9C13A5E42A88}" type="presOf" srcId="{19EFECDD-3975-46A0-B20F-C947A0D2AF4B}" destId="{3732D331-2C29-498F-AD70-EB3946A873DE}" srcOrd="0" destOrd="0" presId="urn:microsoft.com/office/officeart/2005/8/layout/radial6"/>
    <dgm:cxn modelId="{000DF3CA-655A-49D0-B12A-544BE80B4698}" type="presOf" srcId="{B90098F8-4965-480A-BC54-37B4A8AD9B21}" destId="{D1997354-C086-49A1-8025-C5EECF840783}" srcOrd="0" destOrd="0" presId="urn:microsoft.com/office/officeart/2005/8/layout/radial6"/>
    <dgm:cxn modelId="{A026B041-FD49-486C-ABF5-6EA668F8CF4B}" srcId="{19EFECDD-3975-46A0-B20F-C947A0D2AF4B}" destId="{E0EB7F49-04ED-4957-92C7-1A862CEBC68B}" srcOrd="3" destOrd="0" parTransId="{A7B4E3A4-E54E-49B8-AE42-54F771848A22}" sibTransId="{B50E0F6D-3243-4F63-AE1A-FA8BB0F65432}"/>
    <dgm:cxn modelId="{7F9FF979-A711-43A4-B873-D9EC867ED31E}" type="presOf" srcId="{B50E0F6D-3243-4F63-AE1A-FA8BB0F65432}" destId="{3DB644FC-D8CB-4017-B463-CF6DA19C8C3C}" srcOrd="0" destOrd="0" presId="urn:microsoft.com/office/officeart/2005/8/layout/radial6"/>
    <dgm:cxn modelId="{49D935FB-03A8-43F1-820C-92D5CCFB0E92}" type="presOf" srcId="{380B8EDC-D8C0-4FF8-90B8-70576900BB11}" destId="{0AE731FE-9B57-4209-9437-781392AE7D12}" srcOrd="0" destOrd="0" presId="urn:microsoft.com/office/officeart/2005/8/layout/radial6"/>
    <dgm:cxn modelId="{8CEF081D-1CF2-4FCF-8E0E-4BE32320EBBD}" srcId="{19EFECDD-3975-46A0-B20F-C947A0D2AF4B}" destId="{AC3E1E27-4A99-4759-A31E-1A8C0D25020D}" srcOrd="0" destOrd="0" parTransId="{C3330931-673B-4A5F-A149-0BE9685B366E}" sibTransId="{380B8EDC-D8C0-4FF8-90B8-70576900BB11}"/>
    <dgm:cxn modelId="{21EBDF4E-35FE-4D29-BCB4-17088579B6B1}" type="presOf" srcId="{71CCDDB2-A724-4487-A9ED-0A192F08659E}" destId="{C08BA372-8170-449F-BC5B-F559017C95F2}" srcOrd="0" destOrd="0" presId="urn:microsoft.com/office/officeart/2005/8/layout/radial6"/>
    <dgm:cxn modelId="{4A389506-86F8-4AB1-BA82-C55B108BBCB5}" srcId="{19EFECDD-3975-46A0-B20F-C947A0D2AF4B}" destId="{F1B3FCCD-C998-41A9-8D97-E1835F43274D}" srcOrd="1" destOrd="0" parTransId="{0748FEF3-D5F1-4895-B33A-9CB8B23EF7E2}" sibTransId="{71CCDDB2-A724-4487-A9ED-0A192F08659E}"/>
    <dgm:cxn modelId="{E0ED6241-339A-463D-A9CE-A94864E131D9}" type="presOf" srcId="{F1B3FCCD-C998-41A9-8D97-E1835F43274D}" destId="{1CB0F592-9823-4190-8920-C319B46C2976}" srcOrd="0" destOrd="0" presId="urn:microsoft.com/office/officeart/2005/8/layout/radial6"/>
    <dgm:cxn modelId="{79C571D9-612E-43BF-B2CC-FF39F6072E17}" type="presOf" srcId="{E0EB7F49-04ED-4957-92C7-1A862CEBC68B}" destId="{57BB2BF3-B3EF-4912-ADC1-A1A23814DA88}" srcOrd="0" destOrd="0" presId="urn:microsoft.com/office/officeart/2005/8/layout/radial6"/>
    <dgm:cxn modelId="{A652ADE1-B303-4348-87DF-3913207BC405}" type="presOf" srcId="{490FA7F4-B5FF-4BB6-AA9B-C1EF2A449BD6}" destId="{A1B03D5F-31B8-40E0-8D5E-858EA87DCCA2}" srcOrd="0" destOrd="0" presId="urn:microsoft.com/office/officeart/2005/8/layout/radial6"/>
    <dgm:cxn modelId="{A0E2AC54-3974-4904-851C-9B42B2B95B12}" type="presOf" srcId="{0CA2F964-CA72-4C5D-AF37-1803DF6B1B7D}" destId="{173E7A07-8962-4350-872A-E3E12AA8410A}" srcOrd="0" destOrd="0" presId="urn:microsoft.com/office/officeart/2005/8/layout/radial6"/>
    <dgm:cxn modelId="{56EC80E3-6D49-4B2E-9A1E-9B98F7BCA426}" type="presOf" srcId="{200577B2-7152-4857-AE1B-BE2F8779DBB2}" destId="{D595B8C4-CFC3-4E43-B5E9-64E733A47BEC}" srcOrd="0" destOrd="0" presId="urn:microsoft.com/office/officeart/2005/8/layout/radial6"/>
    <dgm:cxn modelId="{8EEB40DC-5F30-4E34-8FC8-2AC81ADA8716}" type="presOf" srcId="{B2FD9BAD-40D1-41F6-9DE0-23C33244F431}" destId="{B84874EB-8144-4C59-8761-33DC458DD795}" srcOrd="0" destOrd="0" presId="urn:microsoft.com/office/officeart/2005/8/layout/radial6"/>
    <dgm:cxn modelId="{42D82FB3-E8AF-4718-B360-A001AF75BF2B}" srcId="{19EFECDD-3975-46A0-B20F-C947A0D2AF4B}" destId="{A8DA351A-60E8-4B6C-B127-67C1543CE469}" srcOrd="7" destOrd="0" parTransId="{CDB37953-FFD3-4820-A062-B7EE79A234EE}" sibTransId="{490FA7F4-B5FF-4BB6-AA9B-C1EF2A449BD6}"/>
    <dgm:cxn modelId="{E53222C0-0B1F-486E-88F2-86FB35BF1C80}" type="presParOf" srcId="{CA47C627-6103-4E49-9D71-DCC4F578E86B}" destId="{3732D331-2C29-498F-AD70-EB3946A873DE}" srcOrd="0" destOrd="0" presId="urn:microsoft.com/office/officeart/2005/8/layout/radial6"/>
    <dgm:cxn modelId="{F768D564-1120-4DCC-8D5F-E1A2668397DE}" type="presParOf" srcId="{CA47C627-6103-4E49-9D71-DCC4F578E86B}" destId="{DAE4235B-3564-4E00-9A86-1FDFB30998D0}" srcOrd="1" destOrd="0" presId="urn:microsoft.com/office/officeart/2005/8/layout/radial6"/>
    <dgm:cxn modelId="{947302CC-ABFF-4581-814F-4563E7D904DF}" type="presParOf" srcId="{CA47C627-6103-4E49-9D71-DCC4F578E86B}" destId="{FE6DD7AF-BBB9-4634-A3DE-623C987F81F0}" srcOrd="2" destOrd="0" presId="urn:microsoft.com/office/officeart/2005/8/layout/radial6"/>
    <dgm:cxn modelId="{97F6FD65-A03E-4274-AEB4-BD83FA33488E}" type="presParOf" srcId="{CA47C627-6103-4E49-9D71-DCC4F578E86B}" destId="{0AE731FE-9B57-4209-9437-781392AE7D12}" srcOrd="3" destOrd="0" presId="urn:microsoft.com/office/officeart/2005/8/layout/radial6"/>
    <dgm:cxn modelId="{A3A1A0F1-0B5D-4581-9BD5-F80A7AD60320}" type="presParOf" srcId="{CA47C627-6103-4E49-9D71-DCC4F578E86B}" destId="{1CB0F592-9823-4190-8920-C319B46C2976}" srcOrd="4" destOrd="0" presId="urn:microsoft.com/office/officeart/2005/8/layout/radial6"/>
    <dgm:cxn modelId="{2DC9396F-848A-429F-8B8D-BA45795CD528}" type="presParOf" srcId="{CA47C627-6103-4E49-9D71-DCC4F578E86B}" destId="{9C0F1034-0421-4E88-BCE3-42A93CE69BD9}" srcOrd="5" destOrd="0" presId="urn:microsoft.com/office/officeart/2005/8/layout/radial6"/>
    <dgm:cxn modelId="{47EDBA92-38B1-49DC-A1E0-9ED5072BFEA4}" type="presParOf" srcId="{CA47C627-6103-4E49-9D71-DCC4F578E86B}" destId="{C08BA372-8170-449F-BC5B-F559017C95F2}" srcOrd="6" destOrd="0" presId="urn:microsoft.com/office/officeart/2005/8/layout/radial6"/>
    <dgm:cxn modelId="{8CC8DB44-D048-41B3-BF14-9A377BE28D28}" type="presParOf" srcId="{CA47C627-6103-4E49-9D71-DCC4F578E86B}" destId="{DF152AF2-66D5-4DA0-AAC4-642AB86821BC}" srcOrd="7" destOrd="0" presId="urn:microsoft.com/office/officeart/2005/8/layout/radial6"/>
    <dgm:cxn modelId="{A39D0323-69C5-4425-8D8A-F8E093C39E10}" type="presParOf" srcId="{CA47C627-6103-4E49-9D71-DCC4F578E86B}" destId="{A65B554E-0B9A-4015-BF8F-290B7A0363A0}" srcOrd="8" destOrd="0" presId="urn:microsoft.com/office/officeart/2005/8/layout/radial6"/>
    <dgm:cxn modelId="{2FD1EBD8-0AE9-4E05-A4C1-E0F5F96F5500}" type="presParOf" srcId="{CA47C627-6103-4E49-9D71-DCC4F578E86B}" destId="{D595B8C4-CFC3-4E43-B5E9-64E733A47BEC}" srcOrd="9" destOrd="0" presId="urn:microsoft.com/office/officeart/2005/8/layout/radial6"/>
    <dgm:cxn modelId="{A93F477C-4D91-4CDD-ABE1-C38D524666D8}" type="presParOf" srcId="{CA47C627-6103-4E49-9D71-DCC4F578E86B}" destId="{57BB2BF3-B3EF-4912-ADC1-A1A23814DA88}" srcOrd="10" destOrd="0" presId="urn:microsoft.com/office/officeart/2005/8/layout/radial6"/>
    <dgm:cxn modelId="{5FC5F2B6-4025-4AA3-B70F-701A739F3F6B}" type="presParOf" srcId="{CA47C627-6103-4E49-9D71-DCC4F578E86B}" destId="{D4FA94D0-A795-4133-AB51-1BE756DB83CF}" srcOrd="11" destOrd="0" presId="urn:microsoft.com/office/officeart/2005/8/layout/radial6"/>
    <dgm:cxn modelId="{4F060F5D-0BE0-47A7-9D48-30F3746F6E89}" type="presParOf" srcId="{CA47C627-6103-4E49-9D71-DCC4F578E86B}" destId="{3DB644FC-D8CB-4017-B463-CF6DA19C8C3C}" srcOrd="12" destOrd="0" presId="urn:microsoft.com/office/officeart/2005/8/layout/radial6"/>
    <dgm:cxn modelId="{F7284130-2D7A-4E78-BE80-85C15EAD501E}" type="presParOf" srcId="{CA47C627-6103-4E49-9D71-DCC4F578E86B}" destId="{6B0C5957-97DE-47E4-9CFF-1DF37F0C653A}" srcOrd="13" destOrd="0" presId="urn:microsoft.com/office/officeart/2005/8/layout/radial6"/>
    <dgm:cxn modelId="{19C902A0-7DC4-4C1F-BBB7-FF8ADAD8E6A7}" type="presParOf" srcId="{CA47C627-6103-4E49-9D71-DCC4F578E86B}" destId="{A28D1386-E8AB-42A2-9B50-EFC3E4C95F04}" srcOrd="14" destOrd="0" presId="urn:microsoft.com/office/officeart/2005/8/layout/radial6"/>
    <dgm:cxn modelId="{92E159C3-70EE-4D04-A22E-22FD0E586187}" type="presParOf" srcId="{CA47C627-6103-4E49-9D71-DCC4F578E86B}" destId="{D1997354-C086-49A1-8025-C5EECF840783}" srcOrd="15" destOrd="0" presId="urn:microsoft.com/office/officeart/2005/8/layout/radial6"/>
    <dgm:cxn modelId="{8E83A893-D501-4B61-AA8C-A92172D63DAF}" type="presParOf" srcId="{CA47C627-6103-4E49-9D71-DCC4F578E86B}" destId="{173E7A07-8962-4350-872A-E3E12AA8410A}" srcOrd="16" destOrd="0" presId="urn:microsoft.com/office/officeart/2005/8/layout/radial6"/>
    <dgm:cxn modelId="{E74ECDB3-F7CE-43F0-9901-D383C30F007F}" type="presParOf" srcId="{CA47C627-6103-4E49-9D71-DCC4F578E86B}" destId="{A7D493AE-9C57-4A48-9F7C-2E0932CC4166}" srcOrd="17" destOrd="0" presId="urn:microsoft.com/office/officeart/2005/8/layout/radial6"/>
    <dgm:cxn modelId="{B191D70D-637B-40B4-870B-5F72BE87191B}" type="presParOf" srcId="{CA47C627-6103-4E49-9D71-DCC4F578E86B}" destId="{7185BA86-1F4F-47E4-AD06-42E0AB988F41}" srcOrd="18" destOrd="0" presId="urn:microsoft.com/office/officeart/2005/8/layout/radial6"/>
    <dgm:cxn modelId="{AE9266EC-1710-4F38-8F10-D51C7BBFF2F8}" type="presParOf" srcId="{CA47C627-6103-4E49-9D71-DCC4F578E86B}" destId="{D480996C-3E05-4FA2-9D87-9A0C5D590E84}" srcOrd="19" destOrd="0" presId="urn:microsoft.com/office/officeart/2005/8/layout/radial6"/>
    <dgm:cxn modelId="{436CCCC9-6ECE-4C3D-ACB2-B9F1AEB97891}" type="presParOf" srcId="{CA47C627-6103-4E49-9D71-DCC4F578E86B}" destId="{D13BB0B3-17DC-45EB-BB23-B22987C637E5}" srcOrd="20" destOrd="0" presId="urn:microsoft.com/office/officeart/2005/8/layout/radial6"/>
    <dgm:cxn modelId="{F08A92F9-5624-4507-A2AD-28ACF8AE6955}" type="presParOf" srcId="{CA47C627-6103-4E49-9D71-DCC4F578E86B}" destId="{B84874EB-8144-4C59-8761-33DC458DD795}" srcOrd="21" destOrd="0" presId="urn:microsoft.com/office/officeart/2005/8/layout/radial6"/>
    <dgm:cxn modelId="{434D7D1F-AD22-46FC-B303-9BA98FD4E0D8}" type="presParOf" srcId="{CA47C627-6103-4E49-9D71-DCC4F578E86B}" destId="{EAC3EE73-CB36-4D4A-A1A5-39BBC642083B}" srcOrd="22" destOrd="0" presId="urn:microsoft.com/office/officeart/2005/8/layout/radial6"/>
    <dgm:cxn modelId="{D5B627EA-C9EE-4640-8822-F363E9EBE865}" type="presParOf" srcId="{CA47C627-6103-4E49-9D71-DCC4F578E86B}" destId="{57F9D974-E39F-4CE9-9636-6E65CC22F64D}" srcOrd="23" destOrd="0" presId="urn:microsoft.com/office/officeart/2005/8/layout/radial6"/>
    <dgm:cxn modelId="{766DE786-3BE7-4682-86C4-F51D99D197F4}" type="presParOf" srcId="{CA47C627-6103-4E49-9D71-DCC4F578E86B}" destId="{A1B03D5F-31B8-40E0-8D5E-858EA87DCCA2}" srcOrd="24" destOrd="0" presId="urn:microsoft.com/office/officeart/2005/8/layout/radial6"/>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3D7BADF-27A0-486A-B8C4-1E9374B41638}"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19EFECDD-3975-46A0-B20F-C947A0D2AF4B}">
      <dgm:prSet phldrT="[Texto]" custT="1"/>
      <dgm:spPr>
        <a:solidFill>
          <a:srgbClr val="92D050"/>
        </a:solidFill>
      </dgm:spPr>
      <dgm:t>
        <a:bodyPr/>
        <a:lstStyle/>
        <a:p>
          <a:pPr algn="ctr"/>
          <a:r>
            <a:rPr lang="es-CO" sz="900" b="1">
              <a:solidFill>
                <a:sysClr val="windowText" lastClr="000000"/>
              </a:solidFill>
              <a:latin typeface="Century Gothic" panose="020B0502020202020204" pitchFamily="34" charset="0"/>
            </a:rPr>
            <a:t>SALUD</a:t>
          </a:r>
        </a:p>
      </dgm:t>
    </dgm:pt>
    <dgm:pt modelId="{83DD5225-4CCF-448A-AAFB-99864F8FA4FC}" type="parTrans" cxnId="{1F960551-9CAA-4FA5-8A87-DE38532C214C}">
      <dgm:prSet/>
      <dgm:spPr/>
      <dgm:t>
        <a:bodyPr/>
        <a:lstStyle/>
        <a:p>
          <a:pPr algn="ctr"/>
          <a:endParaRPr lang="es-CO"/>
        </a:p>
      </dgm:t>
    </dgm:pt>
    <dgm:pt modelId="{096A3413-06BB-4D90-B60D-7D62723D62E3}" type="sibTrans" cxnId="{1F960551-9CAA-4FA5-8A87-DE38532C214C}">
      <dgm:prSet/>
      <dgm:spPr/>
      <dgm:t>
        <a:bodyPr/>
        <a:lstStyle/>
        <a:p>
          <a:pPr algn="ctr"/>
          <a:endParaRPr lang="es-CO"/>
        </a:p>
      </dgm:t>
    </dgm:pt>
    <dgm:pt modelId="{AC3E1E27-4A99-4759-A31E-1A8C0D25020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Secretaria de salud</a:t>
          </a:r>
        </a:p>
      </dgm:t>
    </dgm:pt>
    <dgm:pt modelId="{C3330931-673B-4A5F-A149-0BE9685B366E}" type="parTrans" cxnId="{8CEF081D-1CF2-4FCF-8E0E-4BE32320EBBD}">
      <dgm:prSet/>
      <dgm:spPr/>
      <dgm:t>
        <a:bodyPr/>
        <a:lstStyle/>
        <a:p>
          <a:pPr algn="ctr"/>
          <a:endParaRPr lang="es-CO"/>
        </a:p>
      </dgm:t>
    </dgm:pt>
    <dgm:pt modelId="{380B8EDC-D8C0-4FF8-90B8-70576900BB11}" type="sibTrans" cxnId="{8CEF081D-1CF2-4FCF-8E0E-4BE32320EBBD}">
      <dgm:prSet/>
      <dgm:spPr/>
      <dgm:t>
        <a:bodyPr/>
        <a:lstStyle/>
        <a:p>
          <a:pPr algn="ctr"/>
          <a:endParaRPr lang="es-CO"/>
        </a:p>
      </dgm:t>
    </dgm:pt>
    <dgm:pt modelId="{F1B3FCCD-C998-41A9-8D97-E1835F43274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MINTIC</a:t>
          </a:r>
          <a:endParaRPr lang="es-CO" sz="800"/>
        </a:p>
      </dgm:t>
    </dgm:pt>
    <dgm:pt modelId="{0748FEF3-D5F1-4895-B33A-9CB8B23EF7E2}" type="parTrans" cxnId="{4A389506-86F8-4AB1-BA82-C55B108BBCB5}">
      <dgm:prSet/>
      <dgm:spPr/>
      <dgm:t>
        <a:bodyPr/>
        <a:lstStyle/>
        <a:p>
          <a:pPr algn="ctr"/>
          <a:endParaRPr lang="es-CO"/>
        </a:p>
      </dgm:t>
    </dgm:pt>
    <dgm:pt modelId="{71CCDDB2-A724-4487-A9ED-0A192F08659E}" type="sibTrans" cxnId="{4A389506-86F8-4AB1-BA82-C55B108BBCB5}">
      <dgm:prSet/>
      <dgm:spPr/>
      <dgm:t>
        <a:bodyPr/>
        <a:lstStyle/>
        <a:p>
          <a:pPr algn="ctr"/>
          <a:endParaRPr lang="es-CO"/>
        </a:p>
      </dgm:t>
    </dgm:pt>
    <dgm:pt modelId="{C5D71430-63F8-4D3B-B58D-AD5C8DF369B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Instituciones de salud</a:t>
          </a:r>
          <a:endParaRPr lang="es-CO" sz="800"/>
        </a:p>
      </dgm:t>
    </dgm:pt>
    <dgm:pt modelId="{97AE2C2C-19C0-4C84-A6CC-7B1C64337036}" type="parTrans" cxnId="{E7D3D455-042C-49B8-8F43-EF956FD301E8}">
      <dgm:prSet/>
      <dgm:spPr/>
      <dgm:t>
        <a:bodyPr/>
        <a:lstStyle/>
        <a:p>
          <a:pPr algn="ctr"/>
          <a:endParaRPr lang="es-CO"/>
        </a:p>
      </dgm:t>
    </dgm:pt>
    <dgm:pt modelId="{200577B2-7152-4857-AE1B-BE2F8779DBB2}" type="sibTrans" cxnId="{E7D3D455-042C-49B8-8F43-EF956FD301E8}">
      <dgm:prSet/>
      <dgm:spPr/>
      <dgm:t>
        <a:bodyPr/>
        <a:lstStyle/>
        <a:p>
          <a:pPr algn="ctr"/>
          <a:endParaRPr lang="es-CO"/>
        </a:p>
      </dgm:t>
    </dgm:pt>
    <dgm:pt modelId="{E0EB7F49-04ED-4957-92C7-1A862CEBC68B}">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Ministerio de salud y protección</a:t>
          </a:r>
        </a:p>
      </dgm:t>
    </dgm:pt>
    <dgm:pt modelId="{A7B4E3A4-E54E-49B8-AE42-54F771848A22}" type="parTrans" cxnId="{A026B041-FD49-486C-ABF5-6EA668F8CF4B}">
      <dgm:prSet/>
      <dgm:spPr/>
      <dgm:t>
        <a:bodyPr/>
        <a:lstStyle/>
        <a:p>
          <a:pPr algn="ctr"/>
          <a:endParaRPr lang="es-CO"/>
        </a:p>
      </dgm:t>
    </dgm:pt>
    <dgm:pt modelId="{B50E0F6D-3243-4F63-AE1A-FA8BB0F65432}" type="sibTrans" cxnId="{A026B041-FD49-486C-ABF5-6EA668F8CF4B}">
      <dgm:prSet/>
      <dgm:spPr/>
      <dgm:t>
        <a:bodyPr/>
        <a:lstStyle/>
        <a:p>
          <a:pPr algn="ctr"/>
          <a:endParaRPr lang="es-CO"/>
        </a:p>
      </dgm:t>
    </dgm:pt>
    <dgm:pt modelId="{81366B75-5C98-44B6-9CDF-B220690D372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Instituto nacional de salud</a:t>
          </a:r>
        </a:p>
      </dgm:t>
    </dgm:pt>
    <dgm:pt modelId="{94959FAA-1AA9-4A5F-9D61-6475E187E151}" type="parTrans" cxnId="{6BAE63F8-D8D2-45FA-85D5-740CAA83E324}">
      <dgm:prSet/>
      <dgm:spPr/>
      <dgm:t>
        <a:bodyPr/>
        <a:lstStyle/>
        <a:p>
          <a:pPr algn="ctr"/>
          <a:endParaRPr lang="es-CO"/>
        </a:p>
      </dgm:t>
    </dgm:pt>
    <dgm:pt modelId="{B90098F8-4965-480A-BC54-37B4A8AD9B21}" type="sibTrans" cxnId="{6BAE63F8-D8D2-45FA-85D5-740CAA83E324}">
      <dgm:prSet/>
      <dgm:spPr/>
      <dgm:t>
        <a:bodyPr/>
        <a:lstStyle/>
        <a:p>
          <a:pPr algn="ctr"/>
          <a:endParaRPr lang="es-CO"/>
        </a:p>
      </dgm:t>
    </dgm:pt>
    <dgm:pt modelId="{E4AA43BB-0331-4746-9509-E6CB18CB8CF7}">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supersalud</a:t>
          </a:r>
        </a:p>
      </dgm:t>
    </dgm:pt>
    <dgm:pt modelId="{9F1FA720-AFAE-47CB-BB22-5C3D4F574466}" type="parTrans" cxnId="{95A11790-98EB-4A2B-A571-2759586CB5C9}">
      <dgm:prSet/>
      <dgm:spPr/>
      <dgm:t>
        <a:bodyPr/>
        <a:lstStyle/>
        <a:p>
          <a:endParaRPr lang="es-CO"/>
        </a:p>
      </dgm:t>
    </dgm:pt>
    <dgm:pt modelId="{E1CA56A4-C12A-40B7-8670-A0A004CE4238}" type="sibTrans" cxnId="{95A11790-98EB-4A2B-A571-2759586CB5C9}">
      <dgm:prSet/>
      <dgm:spPr/>
      <dgm:t>
        <a:bodyPr/>
        <a:lstStyle/>
        <a:p>
          <a:endParaRPr lang="es-CO"/>
        </a:p>
      </dgm:t>
    </dgm:pt>
    <dgm:pt modelId="{CA47C627-6103-4E49-9D71-DCC4F578E86B}" type="pres">
      <dgm:prSet presAssocID="{F3D7BADF-27A0-486A-B8C4-1E9374B41638}" presName="Name0" presStyleCnt="0">
        <dgm:presLayoutVars>
          <dgm:chMax val="1"/>
          <dgm:dir/>
          <dgm:animLvl val="ctr"/>
          <dgm:resizeHandles val="exact"/>
        </dgm:presLayoutVars>
      </dgm:prSet>
      <dgm:spPr/>
      <dgm:t>
        <a:bodyPr/>
        <a:lstStyle/>
        <a:p>
          <a:endParaRPr lang="es-CO"/>
        </a:p>
      </dgm:t>
    </dgm:pt>
    <dgm:pt modelId="{3732D331-2C29-498F-AD70-EB3946A873DE}" type="pres">
      <dgm:prSet presAssocID="{19EFECDD-3975-46A0-B20F-C947A0D2AF4B}" presName="centerShape" presStyleLbl="node0" presStyleIdx="0" presStyleCnt="1"/>
      <dgm:spPr/>
      <dgm:t>
        <a:bodyPr/>
        <a:lstStyle/>
        <a:p>
          <a:endParaRPr lang="es-CO"/>
        </a:p>
      </dgm:t>
    </dgm:pt>
    <dgm:pt modelId="{DAE4235B-3564-4E00-9A86-1FDFB30998D0}" type="pres">
      <dgm:prSet presAssocID="{AC3E1E27-4A99-4759-A31E-1A8C0D25020D}" presName="node" presStyleLbl="node1" presStyleIdx="0" presStyleCnt="6" custScaleX="164335" custScaleY="93139">
        <dgm:presLayoutVars>
          <dgm:bulletEnabled val="1"/>
        </dgm:presLayoutVars>
      </dgm:prSet>
      <dgm:spPr/>
      <dgm:t>
        <a:bodyPr/>
        <a:lstStyle/>
        <a:p>
          <a:endParaRPr lang="es-CO"/>
        </a:p>
      </dgm:t>
    </dgm:pt>
    <dgm:pt modelId="{FE6DD7AF-BBB9-4634-A3DE-623C987F81F0}" type="pres">
      <dgm:prSet presAssocID="{AC3E1E27-4A99-4759-A31E-1A8C0D25020D}" presName="dummy" presStyleCnt="0"/>
      <dgm:spPr/>
    </dgm:pt>
    <dgm:pt modelId="{0AE731FE-9B57-4209-9437-781392AE7D12}" type="pres">
      <dgm:prSet presAssocID="{380B8EDC-D8C0-4FF8-90B8-70576900BB11}" presName="sibTrans" presStyleLbl="sibTrans2D1" presStyleIdx="0" presStyleCnt="6"/>
      <dgm:spPr/>
      <dgm:t>
        <a:bodyPr/>
        <a:lstStyle/>
        <a:p>
          <a:endParaRPr lang="es-CO"/>
        </a:p>
      </dgm:t>
    </dgm:pt>
    <dgm:pt modelId="{1CB0F592-9823-4190-8920-C319B46C2976}" type="pres">
      <dgm:prSet presAssocID="{F1B3FCCD-C998-41A9-8D97-E1835F43274D}" presName="node" presStyleLbl="node1" presStyleIdx="1" presStyleCnt="6" custScaleX="149784" custScaleY="71438">
        <dgm:presLayoutVars>
          <dgm:bulletEnabled val="1"/>
        </dgm:presLayoutVars>
      </dgm:prSet>
      <dgm:spPr/>
      <dgm:t>
        <a:bodyPr/>
        <a:lstStyle/>
        <a:p>
          <a:endParaRPr lang="es-CO"/>
        </a:p>
      </dgm:t>
    </dgm:pt>
    <dgm:pt modelId="{9C0F1034-0421-4E88-BCE3-42A93CE69BD9}" type="pres">
      <dgm:prSet presAssocID="{F1B3FCCD-C998-41A9-8D97-E1835F43274D}" presName="dummy" presStyleCnt="0"/>
      <dgm:spPr/>
    </dgm:pt>
    <dgm:pt modelId="{C08BA372-8170-449F-BC5B-F559017C95F2}" type="pres">
      <dgm:prSet presAssocID="{71CCDDB2-A724-4487-A9ED-0A192F08659E}" presName="sibTrans" presStyleLbl="sibTrans2D1" presStyleIdx="1" presStyleCnt="6"/>
      <dgm:spPr/>
      <dgm:t>
        <a:bodyPr/>
        <a:lstStyle/>
        <a:p>
          <a:endParaRPr lang="es-CO"/>
        </a:p>
      </dgm:t>
    </dgm:pt>
    <dgm:pt modelId="{DF152AF2-66D5-4DA0-AAC4-642AB86821BC}" type="pres">
      <dgm:prSet presAssocID="{C5D71430-63F8-4D3B-B58D-AD5C8DF369B3}" presName="node" presStyleLbl="node1" presStyleIdx="2" presStyleCnt="6" custScaleX="168679" custScaleY="79080" custRadScaleRad="112518" custRadScaleInc="-83456">
        <dgm:presLayoutVars>
          <dgm:bulletEnabled val="1"/>
        </dgm:presLayoutVars>
      </dgm:prSet>
      <dgm:spPr/>
      <dgm:t>
        <a:bodyPr/>
        <a:lstStyle/>
        <a:p>
          <a:endParaRPr lang="es-CO"/>
        </a:p>
      </dgm:t>
    </dgm:pt>
    <dgm:pt modelId="{A65B554E-0B9A-4015-BF8F-290B7A0363A0}" type="pres">
      <dgm:prSet presAssocID="{C5D71430-63F8-4D3B-B58D-AD5C8DF369B3}" presName="dummy" presStyleCnt="0"/>
      <dgm:spPr/>
    </dgm:pt>
    <dgm:pt modelId="{D595B8C4-CFC3-4E43-B5E9-64E733A47BEC}" type="pres">
      <dgm:prSet presAssocID="{200577B2-7152-4857-AE1B-BE2F8779DBB2}" presName="sibTrans" presStyleLbl="sibTrans2D1" presStyleIdx="2" presStyleCnt="6"/>
      <dgm:spPr/>
      <dgm:t>
        <a:bodyPr/>
        <a:lstStyle/>
        <a:p>
          <a:endParaRPr lang="es-CO"/>
        </a:p>
      </dgm:t>
    </dgm:pt>
    <dgm:pt modelId="{57BB2BF3-B3EF-4912-ADC1-A1A23814DA88}" type="pres">
      <dgm:prSet presAssocID="{E0EB7F49-04ED-4957-92C7-1A862CEBC68B}" presName="node" presStyleLbl="node1" presStyleIdx="3" presStyleCnt="6" custScaleX="217208">
        <dgm:presLayoutVars>
          <dgm:bulletEnabled val="1"/>
        </dgm:presLayoutVars>
      </dgm:prSet>
      <dgm:spPr/>
      <dgm:t>
        <a:bodyPr/>
        <a:lstStyle/>
        <a:p>
          <a:endParaRPr lang="es-CO"/>
        </a:p>
      </dgm:t>
    </dgm:pt>
    <dgm:pt modelId="{D4FA94D0-A795-4133-AB51-1BE756DB83CF}" type="pres">
      <dgm:prSet presAssocID="{E0EB7F49-04ED-4957-92C7-1A862CEBC68B}" presName="dummy" presStyleCnt="0"/>
      <dgm:spPr/>
    </dgm:pt>
    <dgm:pt modelId="{3DB644FC-D8CB-4017-B463-CF6DA19C8C3C}" type="pres">
      <dgm:prSet presAssocID="{B50E0F6D-3243-4F63-AE1A-FA8BB0F65432}" presName="sibTrans" presStyleLbl="sibTrans2D1" presStyleIdx="3" presStyleCnt="6"/>
      <dgm:spPr/>
      <dgm:t>
        <a:bodyPr/>
        <a:lstStyle/>
        <a:p>
          <a:endParaRPr lang="es-CO"/>
        </a:p>
      </dgm:t>
    </dgm:pt>
    <dgm:pt modelId="{6B0C5957-97DE-47E4-9CFF-1DF37F0C653A}" type="pres">
      <dgm:prSet presAssocID="{81366B75-5C98-44B6-9CDF-B220690D3723}" presName="node" presStyleLbl="node1" presStyleIdx="4" presStyleCnt="6" custScaleX="187632" custScaleY="80093" custRadScaleRad="105628" custRadScaleInc="65458">
        <dgm:presLayoutVars>
          <dgm:bulletEnabled val="1"/>
        </dgm:presLayoutVars>
      </dgm:prSet>
      <dgm:spPr/>
      <dgm:t>
        <a:bodyPr/>
        <a:lstStyle/>
        <a:p>
          <a:endParaRPr lang="es-CO"/>
        </a:p>
      </dgm:t>
    </dgm:pt>
    <dgm:pt modelId="{A28D1386-E8AB-42A2-9B50-EFC3E4C95F04}" type="pres">
      <dgm:prSet presAssocID="{81366B75-5C98-44B6-9CDF-B220690D3723}" presName="dummy" presStyleCnt="0"/>
      <dgm:spPr/>
    </dgm:pt>
    <dgm:pt modelId="{D1997354-C086-49A1-8025-C5EECF840783}" type="pres">
      <dgm:prSet presAssocID="{B90098F8-4965-480A-BC54-37B4A8AD9B21}" presName="sibTrans" presStyleLbl="sibTrans2D1" presStyleIdx="4" presStyleCnt="6"/>
      <dgm:spPr/>
      <dgm:t>
        <a:bodyPr/>
        <a:lstStyle/>
        <a:p>
          <a:endParaRPr lang="es-CO"/>
        </a:p>
      </dgm:t>
    </dgm:pt>
    <dgm:pt modelId="{5745D0E0-DAE3-4758-9557-45C1E51CEFF1}" type="pres">
      <dgm:prSet presAssocID="{E4AA43BB-0331-4746-9509-E6CB18CB8CF7}" presName="node" presStyleLbl="node1" presStyleIdx="5" presStyleCnt="6" custScaleX="148358" custScaleY="79981">
        <dgm:presLayoutVars>
          <dgm:bulletEnabled val="1"/>
        </dgm:presLayoutVars>
      </dgm:prSet>
      <dgm:spPr/>
      <dgm:t>
        <a:bodyPr/>
        <a:lstStyle/>
        <a:p>
          <a:endParaRPr lang="es-CO"/>
        </a:p>
      </dgm:t>
    </dgm:pt>
    <dgm:pt modelId="{BD2D51E0-006F-4010-A706-39A19EE97251}" type="pres">
      <dgm:prSet presAssocID="{E4AA43BB-0331-4746-9509-E6CB18CB8CF7}" presName="dummy" presStyleCnt="0"/>
      <dgm:spPr/>
    </dgm:pt>
    <dgm:pt modelId="{1A34F2A6-C0BD-4F07-B062-53BB7BD53A55}" type="pres">
      <dgm:prSet presAssocID="{E1CA56A4-C12A-40B7-8670-A0A004CE4238}" presName="sibTrans" presStyleLbl="sibTrans2D1" presStyleIdx="5" presStyleCnt="6"/>
      <dgm:spPr/>
      <dgm:t>
        <a:bodyPr/>
        <a:lstStyle/>
        <a:p>
          <a:endParaRPr lang="es-CO"/>
        </a:p>
      </dgm:t>
    </dgm:pt>
  </dgm:ptLst>
  <dgm:cxnLst>
    <dgm:cxn modelId="{ACD50716-3213-4EF7-A680-0A894E056681}" type="presOf" srcId="{F3D7BADF-27A0-486A-B8C4-1E9374B41638}" destId="{CA47C627-6103-4E49-9D71-DCC4F578E86B}" srcOrd="0" destOrd="0" presId="urn:microsoft.com/office/officeart/2005/8/layout/radial6"/>
    <dgm:cxn modelId="{A026B041-FD49-486C-ABF5-6EA668F8CF4B}" srcId="{19EFECDD-3975-46A0-B20F-C947A0D2AF4B}" destId="{E0EB7F49-04ED-4957-92C7-1A862CEBC68B}" srcOrd="3" destOrd="0" parTransId="{A7B4E3A4-E54E-49B8-AE42-54F771848A22}" sibTransId="{B50E0F6D-3243-4F63-AE1A-FA8BB0F65432}"/>
    <dgm:cxn modelId="{858BC632-3351-49AC-9033-4820D056814C}" type="presOf" srcId="{F1B3FCCD-C998-41A9-8D97-E1835F43274D}" destId="{1CB0F592-9823-4190-8920-C319B46C2976}" srcOrd="0" destOrd="0" presId="urn:microsoft.com/office/officeart/2005/8/layout/radial6"/>
    <dgm:cxn modelId="{42112C27-8D6A-4342-9980-5C9A948772A3}" type="presOf" srcId="{E4AA43BB-0331-4746-9509-E6CB18CB8CF7}" destId="{5745D0E0-DAE3-4758-9557-45C1E51CEFF1}" srcOrd="0" destOrd="0" presId="urn:microsoft.com/office/officeart/2005/8/layout/radial6"/>
    <dgm:cxn modelId="{8B1A5DA9-DD6F-48EA-B364-ABBFDA4D445E}" type="presOf" srcId="{200577B2-7152-4857-AE1B-BE2F8779DBB2}" destId="{D595B8C4-CFC3-4E43-B5E9-64E733A47BEC}" srcOrd="0" destOrd="0" presId="urn:microsoft.com/office/officeart/2005/8/layout/radial6"/>
    <dgm:cxn modelId="{41015186-F765-4D6A-A8A3-CCFA084C1C0F}" type="presOf" srcId="{C5D71430-63F8-4D3B-B58D-AD5C8DF369B3}" destId="{DF152AF2-66D5-4DA0-AAC4-642AB86821BC}" srcOrd="0" destOrd="0" presId="urn:microsoft.com/office/officeart/2005/8/layout/radial6"/>
    <dgm:cxn modelId="{6BAE63F8-D8D2-45FA-85D5-740CAA83E324}" srcId="{19EFECDD-3975-46A0-B20F-C947A0D2AF4B}" destId="{81366B75-5C98-44B6-9CDF-B220690D3723}" srcOrd="4" destOrd="0" parTransId="{94959FAA-1AA9-4A5F-9D61-6475E187E151}" sibTransId="{B90098F8-4965-480A-BC54-37B4A8AD9B21}"/>
    <dgm:cxn modelId="{4AF7237C-0693-497D-A403-15CB09F5E23E}" type="presOf" srcId="{380B8EDC-D8C0-4FF8-90B8-70576900BB11}" destId="{0AE731FE-9B57-4209-9437-781392AE7D12}" srcOrd="0" destOrd="0" presId="urn:microsoft.com/office/officeart/2005/8/layout/radial6"/>
    <dgm:cxn modelId="{606CFEDB-EE32-41E1-9032-D4757E1DC0D6}" type="presOf" srcId="{71CCDDB2-A724-4487-A9ED-0A192F08659E}" destId="{C08BA372-8170-449F-BC5B-F559017C95F2}" srcOrd="0" destOrd="0" presId="urn:microsoft.com/office/officeart/2005/8/layout/radial6"/>
    <dgm:cxn modelId="{8CEF081D-1CF2-4FCF-8E0E-4BE32320EBBD}" srcId="{19EFECDD-3975-46A0-B20F-C947A0D2AF4B}" destId="{AC3E1E27-4A99-4759-A31E-1A8C0D25020D}" srcOrd="0" destOrd="0" parTransId="{C3330931-673B-4A5F-A149-0BE9685B366E}" sibTransId="{380B8EDC-D8C0-4FF8-90B8-70576900BB11}"/>
    <dgm:cxn modelId="{95A11790-98EB-4A2B-A571-2759586CB5C9}" srcId="{19EFECDD-3975-46A0-B20F-C947A0D2AF4B}" destId="{E4AA43BB-0331-4746-9509-E6CB18CB8CF7}" srcOrd="5" destOrd="0" parTransId="{9F1FA720-AFAE-47CB-BB22-5C3D4F574466}" sibTransId="{E1CA56A4-C12A-40B7-8670-A0A004CE4238}"/>
    <dgm:cxn modelId="{A701C1C1-C044-4DF5-BBD8-A78B6891456D}" type="presOf" srcId="{E1CA56A4-C12A-40B7-8670-A0A004CE4238}" destId="{1A34F2A6-C0BD-4F07-B062-53BB7BD53A55}" srcOrd="0" destOrd="0" presId="urn:microsoft.com/office/officeart/2005/8/layout/radial6"/>
    <dgm:cxn modelId="{4B84749C-5D66-40D4-8301-9E1DB9A44DC8}" type="presOf" srcId="{AC3E1E27-4A99-4759-A31E-1A8C0D25020D}" destId="{DAE4235B-3564-4E00-9A86-1FDFB30998D0}" srcOrd="0" destOrd="0" presId="urn:microsoft.com/office/officeart/2005/8/layout/radial6"/>
    <dgm:cxn modelId="{63881E75-8254-4866-ACC2-100556D77C98}" type="presOf" srcId="{B90098F8-4965-480A-BC54-37B4A8AD9B21}" destId="{D1997354-C086-49A1-8025-C5EECF840783}" srcOrd="0" destOrd="0" presId="urn:microsoft.com/office/officeart/2005/8/layout/radial6"/>
    <dgm:cxn modelId="{4A389506-86F8-4AB1-BA82-C55B108BBCB5}" srcId="{19EFECDD-3975-46A0-B20F-C947A0D2AF4B}" destId="{F1B3FCCD-C998-41A9-8D97-E1835F43274D}" srcOrd="1" destOrd="0" parTransId="{0748FEF3-D5F1-4895-B33A-9CB8B23EF7E2}" sibTransId="{71CCDDB2-A724-4487-A9ED-0A192F08659E}"/>
    <dgm:cxn modelId="{97DE0E20-2AE3-493D-9BC2-2B02FA60C95A}" type="presOf" srcId="{B50E0F6D-3243-4F63-AE1A-FA8BB0F65432}" destId="{3DB644FC-D8CB-4017-B463-CF6DA19C8C3C}" srcOrd="0" destOrd="0" presId="urn:microsoft.com/office/officeart/2005/8/layout/radial6"/>
    <dgm:cxn modelId="{ED59487C-0779-4CD2-B259-45F1CD1EFB0E}" type="presOf" srcId="{19EFECDD-3975-46A0-B20F-C947A0D2AF4B}" destId="{3732D331-2C29-498F-AD70-EB3946A873DE}" srcOrd="0" destOrd="0" presId="urn:microsoft.com/office/officeart/2005/8/layout/radial6"/>
    <dgm:cxn modelId="{E7D3D455-042C-49B8-8F43-EF956FD301E8}" srcId="{19EFECDD-3975-46A0-B20F-C947A0D2AF4B}" destId="{C5D71430-63F8-4D3B-B58D-AD5C8DF369B3}" srcOrd="2" destOrd="0" parTransId="{97AE2C2C-19C0-4C84-A6CC-7B1C64337036}" sibTransId="{200577B2-7152-4857-AE1B-BE2F8779DBB2}"/>
    <dgm:cxn modelId="{224C664D-DA9F-48E8-B450-9E1CF58D8475}" type="presOf" srcId="{E0EB7F49-04ED-4957-92C7-1A862CEBC68B}" destId="{57BB2BF3-B3EF-4912-ADC1-A1A23814DA88}" srcOrd="0" destOrd="0" presId="urn:microsoft.com/office/officeart/2005/8/layout/radial6"/>
    <dgm:cxn modelId="{1F960551-9CAA-4FA5-8A87-DE38532C214C}" srcId="{F3D7BADF-27A0-486A-B8C4-1E9374B41638}" destId="{19EFECDD-3975-46A0-B20F-C947A0D2AF4B}" srcOrd="0" destOrd="0" parTransId="{83DD5225-4CCF-448A-AAFB-99864F8FA4FC}" sibTransId="{096A3413-06BB-4D90-B60D-7D62723D62E3}"/>
    <dgm:cxn modelId="{30B3B94A-1A4E-4EDD-B2A8-4FAC4852D7E4}" type="presOf" srcId="{81366B75-5C98-44B6-9CDF-B220690D3723}" destId="{6B0C5957-97DE-47E4-9CFF-1DF37F0C653A}" srcOrd="0" destOrd="0" presId="urn:microsoft.com/office/officeart/2005/8/layout/radial6"/>
    <dgm:cxn modelId="{6BD869DD-F4CE-4538-8497-3CE723A8DE67}" type="presParOf" srcId="{CA47C627-6103-4E49-9D71-DCC4F578E86B}" destId="{3732D331-2C29-498F-AD70-EB3946A873DE}" srcOrd="0" destOrd="0" presId="urn:microsoft.com/office/officeart/2005/8/layout/radial6"/>
    <dgm:cxn modelId="{7FE957E5-C1CC-4F54-B84A-4F687DE07A61}" type="presParOf" srcId="{CA47C627-6103-4E49-9D71-DCC4F578E86B}" destId="{DAE4235B-3564-4E00-9A86-1FDFB30998D0}" srcOrd="1" destOrd="0" presId="urn:microsoft.com/office/officeart/2005/8/layout/radial6"/>
    <dgm:cxn modelId="{AC8AC91E-AB2C-4DE5-B062-D53148055816}" type="presParOf" srcId="{CA47C627-6103-4E49-9D71-DCC4F578E86B}" destId="{FE6DD7AF-BBB9-4634-A3DE-623C987F81F0}" srcOrd="2" destOrd="0" presId="urn:microsoft.com/office/officeart/2005/8/layout/radial6"/>
    <dgm:cxn modelId="{B38049DB-76EE-4498-8540-8FC813F4FC74}" type="presParOf" srcId="{CA47C627-6103-4E49-9D71-DCC4F578E86B}" destId="{0AE731FE-9B57-4209-9437-781392AE7D12}" srcOrd="3" destOrd="0" presId="urn:microsoft.com/office/officeart/2005/8/layout/radial6"/>
    <dgm:cxn modelId="{08D0A2EA-9160-49F7-99B0-075824AB6C10}" type="presParOf" srcId="{CA47C627-6103-4E49-9D71-DCC4F578E86B}" destId="{1CB0F592-9823-4190-8920-C319B46C2976}" srcOrd="4" destOrd="0" presId="urn:microsoft.com/office/officeart/2005/8/layout/radial6"/>
    <dgm:cxn modelId="{6C6BFF21-F9C2-490C-84F9-3DB43424BCE4}" type="presParOf" srcId="{CA47C627-6103-4E49-9D71-DCC4F578E86B}" destId="{9C0F1034-0421-4E88-BCE3-42A93CE69BD9}" srcOrd="5" destOrd="0" presId="urn:microsoft.com/office/officeart/2005/8/layout/radial6"/>
    <dgm:cxn modelId="{5F2DD2AB-2A65-4019-93B4-F6B2D3258AD9}" type="presParOf" srcId="{CA47C627-6103-4E49-9D71-DCC4F578E86B}" destId="{C08BA372-8170-449F-BC5B-F559017C95F2}" srcOrd="6" destOrd="0" presId="urn:microsoft.com/office/officeart/2005/8/layout/radial6"/>
    <dgm:cxn modelId="{7ED89C18-BBB1-4ACF-B7F0-45EDB572D5EF}" type="presParOf" srcId="{CA47C627-6103-4E49-9D71-DCC4F578E86B}" destId="{DF152AF2-66D5-4DA0-AAC4-642AB86821BC}" srcOrd="7" destOrd="0" presId="urn:microsoft.com/office/officeart/2005/8/layout/radial6"/>
    <dgm:cxn modelId="{95384F1E-1AFD-4ACB-B356-6FFC537D2153}" type="presParOf" srcId="{CA47C627-6103-4E49-9D71-DCC4F578E86B}" destId="{A65B554E-0B9A-4015-BF8F-290B7A0363A0}" srcOrd="8" destOrd="0" presId="urn:microsoft.com/office/officeart/2005/8/layout/radial6"/>
    <dgm:cxn modelId="{510A2DE8-E889-4C96-BC13-A40B54D01232}" type="presParOf" srcId="{CA47C627-6103-4E49-9D71-DCC4F578E86B}" destId="{D595B8C4-CFC3-4E43-B5E9-64E733A47BEC}" srcOrd="9" destOrd="0" presId="urn:microsoft.com/office/officeart/2005/8/layout/radial6"/>
    <dgm:cxn modelId="{57C04F8A-99B0-4A88-93DF-095810558FBF}" type="presParOf" srcId="{CA47C627-6103-4E49-9D71-DCC4F578E86B}" destId="{57BB2BF3-B3EF-4912-ADC1-A1A23814DA88}" srcOrd="10" destOrd="0" presId="urn:microsoft.com/office/officeart/2005/8/layout/radial6"/>
    <dgm:cxn modelId="{BAE40D5E-1403-45AB-9988-2F9E4C7B8D2B}" type="presParOf" srcId="{CA47C627-6103-4E49-9D71-DCC4F578E86B}" destId="{D4FA94D0-A795-4133-AB51-1BE756DB83CF}" srcOrd="11" destOrd="0" presId="urn:microsoft.com/office/officeart/2005/8/layout/radial6"/>
    <dgm:cxn modelId="{DF5D0F45-07E9-46B8-B7B6-5C92346DFE8A}" type="presParOf" srcId="{CA47C627-6103-4E49-9D71-DCC4F578E86B}" destId="{3DB644FC-D8CB-4017-B463-CF6DA19C8C3C}" srcOrd="12" destOrd="0" presId="urn:microsoft.com/office/officeart/2005/8/layout/radial6"/>
    <dgm:cxn modelId="{85FCC7CA-4CEF-4C3E-A74F-74B37E3F705D}" type="presParOf" srcId="{CA47C627-6103-4E49-9D71-DCC4F578E86B}" destId="{6B0C5957-97DE-47E4-9CFF-1DF37F0C653A}" srcOrd="13" destOrd="0" presId="urn:microsoft.com/office/officeart/2005/8/layout/radial6"/>
    <dgm:cxn modelId="{2B999F7F-5D69-4476-A61B-81200D915E9C}" type="presParOf" srcId="{CA47C627-6103-4E49-9D71-DCC4F578E86B}" destId="{A28D1386-E8AB-42A2-9B50-EFC3E4C95F04}" srcOrd="14" destOrd="0" presId="urn:microsoft.com/office/officeart/2005/8/layout/radial6"/>
    <dgm:cxn modelId="{68A099B4-DEB5-44A4-B1E3-F7BD907A89F9}" type="presParOf" srcId="{CA47C627-6103-4E49-9D71-DCC4F578E86B}" destId="{D1997354-C086-49A1-8025-C5EECF840783}" srcOrd="15" destOrd="0" presId="urn:microsoft.com/office/officeart/2005/8/layout/radial6"/>
    <dgm:cxn modelId="{F622BCD5-8695-4299-978B-CDEC1F60C3A1}" type="presParOf" srcId="{CA47C627-6103-4E49-9D71-DCC4F578E86B}" destId="{5745D0E0-DAE3-4758-9557-45C1E51CEFF1}" srcOrd="16" destOrd="0" presId="urn:microsoft.com/office/officeart/2005/8/layout/radial6"/>
    <dgm:cxn modelId="{CEDD460D-372F-4956-B29B-F0E573D66E66}" type="presParOf" srcId="{CA47C627-6103-4E49-9D71-DCC4F578E86B}" destId="{BD2D51E0-006F-4010-A706-39A19EE97251}" srcOrd="17" destOrd="0" presId="urn:microsoft.com/office/officeart/2005/8/layout/radial6"/>
    <dgm:cxn modelId="{4AEC2359-4179-4635-A2D5-8D67AD8EFED6}" type="presParOf" srcId="{CA47C627-6103-4E49-9D71-DCC4F578E86B}" destId="{1A34F2A6-C0BD-4F07-B062-53BB7BD53A55}" srcOrd="18" destOrd="0" presId="urn:microsoft.com/office/officeart/2005/8/layout/radial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3D7BADF-27A0-486A-B8C4-1E9374B41638}"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19EFECDD-3975-46A0-B20F-C947A0D2AF4B}">
      <dgm:prSet phldrT="[Texto]"/>
      <dgm:spPr>
        <a:solidFill>
          <a:srgbClr val="92D050"/>
        </a:solidFill>
      </dgm:spPr>
      <dgm:t>
        <a:bodyPr/>
        <a:lstStyle/>
        <a:p>
          <a:pPr algn="ctr"/>
          <a:r>
            <a:rPr lang="es-CO" b="1">
              <a:solidFill>
                <a:sysClr val="windowText" lastClr="000000"/>
              </a:solidFill>
              <a:latin typeface="Century Gothic" panose="020B0502020202020204" pitchFamily="34" charset="0"/>
              <a:ea typeface="+mn-ea"/>
              <a:cs typeface="+mn-cs"/>
            </a:rPr>
            <a:t>EDUCACIÓN</a:t>
          </a:r>
          <a:endParaRPr lang="es-CO"/>
        </a:p>
      </dgm:t>
    </dgm:pt>
    <dgm:pt modelId="{83DD5225-4CCF-448A-AAFB-99864F8FA4FC}" type="parTrans" cxnId="{1F960551-9CAA-4FA5-8A87-DE38532C214C}">
      <dgm:prSet/>
      <dgm:spPr/>
      <dgm:t>
        <a:bodyPr/>
        <a:lstStyle/>
        <a:p>
          <a:pPr algn="ctr"/>
          <a:endParaRPr lang="es-CO"/>
        </a:p>
      </dgm:t>
    </dgm:pt>
    <dgm:pt modelId="{096A3413-06BB-4D90-B60D-7D62723D62E3}" type="sibTrans" cxnId="{1F960551-9CAA-4FA5-8A87-DE38532C214C}">
      <dgm:prSet/>
      <dgm:spPr/>
      <dgm:t>
        <a:bodyPr/>
        <a:lstStyle/>
        <a:p>
          <a:pPr algn="ctr"/>
          <a:endParaRPr lang="es-CO"/>
        </a:p>
      </dgm:t>
    </dgm:pt>
    <dgm:pt modelId="{AC3E1E27-4A99-4759-A31E-1A8C0D25020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MEN</a:t>
          </a:r>
        </a:p>
      </dgm:t>
    </dgm:pt>
    <dgm:pt modelId="{C3330931-673B-4A5F-A149-0BE9685B366E}" type="parTrans" cxnId="{8CEF081D-1CF2-4FCF-8E0E-4BE32320EBBD}">
      <dgm:prSet/>
      <dgm:spPr/>
      <dgm:t>
        <a:bodyPr/>
        <a:lstStyle/>
        <a:p>
          <a:pPr algn="ctr"/>
          <a:endParaRPr lang="es-CO"/>
        </a:p>
      </dgm:t>
    </dgm:pt>
    <dgm:pt modelId="{380B8EDC-D8C0-4FF8-90B8-70576900BB11}" type="sibTrans" cxnId="{8CEF081D-1CF2-4FCF-8E0E-4BE32320EBBD}">
      <dgm:prSet/>
      <dgm:spPr/>
      <dgm:t>
        <a:bodyPr/>
        <a:lstStyle/>
        <a:p>
          <a:pPr algn="ctr"/>
          <a:endParaRPr lang="es-CO"/>
        </a:p>
      </dgm:t>
    </dgm:pt>
    <dgm:pt modelId="{F1B3FCCD-C998-41A9-8D97-E1835F43274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Secretaria de educación</a:t>
          </a:r>
          <a:endParaRPr lang="es-CO" sz="800"/>
        </a:p>
      </dgm:t>
    </dgm:pt>
    <dgm:pt modelId="{0748FEF3-D5F1-4895-B33A-9CB8B23EF7E2}" type="parTrans" cxnId="{4A389506-86F8-4AB1-BA82-C55B108BBCB5}">
      <dgm:prSet/>
      <dgm:spPr/>
      <dgm:t>
        <a:bodyPr/>
        <a:lstStyle/>
        <a:p>
          <a:pPr algn="ctr"/>
          <a:endParaRPr lang="es-CO"/>
        </a:p>
      </dgm:t>
    </dgm:pt>
    <dgm:pt modelId="{71CCDDB2-A724-4487-A9ED-0A192F08659E}" type="sibTrans" cxnId="{4A389506-86F8-4AB1-BA82-C55B108BBCB5}">
      <dgm:prSet/>
      <dgm:spPr/>
      <dgm:t>
        <a:bodyPr/>
        <a:lstStyle/>
        <a:p>
          <a:pPr algn="ctr"/>
          <a:endParaRPr lang="es-CO"/>
        </a:p>
      </dgm:t>
    </dgm:pt>
    <dgm:pt modelId="{E4AA43BB-0331-4746-9509-E6CB18CB8CF7}">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Entidades educativas</a:t>
          </a:r>
        </a:p>
      </dgm:t>
    </dgm:pt>
    <dgm:pt modelId="{9F1FA720-AFAE-47CB-BB22-5C3D4F574466}" type="parTrans" cxnId="{95A11790-98EB-4A2B-A571-2759586CB5C9}">
      <dgm:prSet/>
      <dgm:spPr/>
      <dgm:t>
        <a:bodyPr/>
        <a:lstStyle/>
        <a:p>
          <a:endParaRPr lang="es-CO"/>
        </a:p>
      </dgm:t>
    </dgm:pt>
    <dgm:pt modelId="{E1CA56A4-C12A-40B7-8670-A0A004CE4238}" type="sibTrans" cxnId="{95A11790-98EB-4A2B-A571-2759586CB5C9}">
      <dgm:prSet/>
      <dgm:spPr/>
      <dgm:t>
        <a:bodyPr/>
        <a:lstStyle/>
        <a:p>
          <a:endParaRPr lang="es-CO"/>
        </a:p>
      </dgm:t>
    </dgm:pt>
    <dgm:pt modelId="{0BA36A74-9E94-4B96-9C63-2D074BF38679}">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MINTIC</a:t>
          </a:r>
        </a:p>
      </dgm:t>
    </dgm:pt>
    <dgm:pt modelId="{90357678-9FD8-4A5D-BA27-5F02A9A256EB}" type="parTrans" cxnId="{81A16641-E070-4CF7-A0F1-8B3D96FA22B8}">
      <dgm:prSet/>
      <dgm:spPr/>
      <dgm:t>
        <a:bodyPr/>
        <a:lstStyle/>
        <a:p>
          <a:endParaRPr lang="es-CO"/>
        </a:p>
      </dgm:t>
    </dgm:pt>
    <dgm:pt modelId="{6AA409E5-1057-4FA1-BFD5-C8B78880FF1F}" type="sibTrans" cxnId="{81A16641-E070-4CF7-A0F1-8B3D96FA22B8}">
      <dgm:prSet/>
      <dgm:spPr/>
      <dgm:t>
        <a:bodyPr/>
        <a:lstStyle/>
        <a:p>
          <a:endParaRPr lang="es-CO"/>
        </a:p>
      </dgm:t>
    </dgm:pt>
    <dgm:pt modelId="{CA47C627-6103-4E49-9D71-DCC4F578E86B}" type="pres">
      <dgm:prSet presAssocID="{F3D7BADF-27A0-486A-B8C4-1E9374B41638}" presName="Name0" presStyleCnt="0">
        <dgm:presLayoutVars>
          <dgm:chMax val="1"/>
          <dgm:dir/>
          <dgm:animLvl val="ctr"/>
          <dgm:resizeHandles val="exact"/>
        </dgm:presLayoutVars>
      </dgm:prSet>
      <dgm:spPr/>
      <dgm:t>
        <a:bodyPr/>
        <a:lstStyle/>
        <a:p>
          <a:endParaRPr lang="es-CO"/>
        </a:p>
      </dgm:t>
    </dgm:pt>
    <dgm:pt modelId="{3732D331-2C29-498F-AD70-EB3946A873DE}" type="pres">
      <dgm:prSet presAssocID="{19EFECDD-3975-46A0-B20F-C947A0D2AF4B}" presName="centerShape" presStyleLbl="node0" presStyleIdx="0" presStyleCnt="1"/>
      <dgm:spPr/>
      <dgm:t>
        <a:bodyPr/>
        <a:lstStyle/>
        <a:p>
          <a:endParaRPr lang="es-CO"/>
        </a:p>
      </dgm:t>
    </dgm:pt>
    <dgm:pt modelId="{DAE4235B-3564-4E00-9A86-1FDFB30998D0}" type="pres">
      <dgm:prSet presAssocID="{AC3E1E27-4A99-4759-A31E-1A8C0D25020D}" presName="node" presStyleLbl="node1" presStyleIdx="0" presStyleCnt="4" custScaleX="136074" custScaleY="102652">
        <dgm:presLayoutVars>
          <dgm:bulletEnabled val="1"/>
        </dgm:presLayoutVars>
      </dgm:prSet>
      <dgm:spPr/>
      <dgm:t>
        <a:bodyPr/>
        <a:lstStyle/>
        <a:p>
          <a:endParaRPr lang="es-CO"/>
        </a:p>
      </dgm:t>
    </dgm:pt>
    <dgm:pt modelId="{FE6DD7AF-BBB9-4634-A3DE-623C987F81F0}" type="pres">
      <dgm:prSet presAssocID="{AC3E1E27-4A99-4759-A31E-1A8C0D25020D}" presName="dummy" presStyleCnt="0"/>
      <dgm:spPr/>
    </dgm:pt>
    <dgm:pt modelId="{0AE731FE-9B57-4209-9437-781392AE7D12}" type="pres">
      <dgm:prSet presAssocID="{380B8EDC-D8C0-4FF8-90B8-70576900BB11}" presName="sibTrans" presStyleLbl="sibTrans2D1" presStyleIdx="0" presStyleCnt="4"/>
      <dgm:spPr/>
      <dgm:t>
        <a:bodyPr/>
        <a:lstStyle/>
        <a:p>
          <a:endParaRPr lang="es-CO"/>
        </a:p>
      </dgm:t>
    </dgm:pt>
    <dgm:pt modelId="{1CB0F592-9823-4190-8920-C319B46C2976}" type="pres">
      <dgm:prSet presAssocID="{F1B3FCCD-C998-41A9-8D97-E1835F43274D}" presName="node" presStyleLbl="node1" presStyleIdx="1" presStyleCnt="4" custScaleX="135262" custScaleY="113589">
        <dgm:presLayoutVars>
          <dgm:bulletEnabled val="1"/>
        </dgm:presLayoutVars>
      </dgm:prSet>
      <dgm:spPr/>
      <dgm:t>
        <a:bodyPr/>
        <a:lstStyle/>
        <a:p>
          <a:endParaRPr lang="es-CO"/>
        </a:p>
      </dgm:t>
    </dgm:pt>
    <dgm:pt modelId="{9C0F1034-0421-4E88-BCE3-42A93CE69BD9}" type="pres">
      <dgm:prSet presAssocID="{F1B3FCCD-C998-41A9-8D97-E1835F43274D}" presName="dummy" presStyleCnt="0"/>
      <dgm:spPr/>
    </dgm:pt>
    <dgm:pt modelId="{C08BA372-8170-449F-BC5B-F559017C95F2}" type="pres">
      <dgm:prSet presAssocID="{71CCDDB2-A724-4487-A9ED-0A192F08659E}" presName="sibTrans" presStyleLbl="sibTrans2D1" presStyleIdx="1" presStyleCnt="4"/>
      <dgm:spPr/>
      <dgm:t>
        <a:bodyPr/>
        <a:lstStyle/>
        <a:p>
          <a:endParaRPr lang="es-CO"/>
        </a:p>
      </dgm:t>
    </dgm:pt>
    <dgm:pt modelId="{5745D0E0-DAE3-4758-9557-45C1E51CEFF1}" type="pres">
      <dgm:prSet presAssocID="{E4AA43BB-0331-4746-9509-E6CB18CB8CF7}" presName="node" presStyleLbl="node1" presStyleIdx="2" presStyleCnt="4" custScaleX="136744" custScaleY="105484">
        <dgm:presLayoutVars>
          <dgm:bulletEnabled val="1"/>
        </dgm:presLayoutVars>
      </dgm:prSet>
      <dgm:spPr/>
      <dgm:t>
        <a:bodyPr/>
        <a:lstStyle/>
        <a:p>
          <a:endParaRPr lang="es-CO"/>
        </a:p>
      </dgm:t>
    </dgm:pt>
    <dgm:pt modelId="{BD2D51E0-006F-4010-A706-39A19EE97251}" type="pres">
      <dgm:prSet presAssocID="{E4AA43BB-0331-4746-9509-E6CB18CB8CF7}" presName="dummy" presStyleCnt="0"/>
      <dgm:spPr/>
    </dgm:pt>
    <dgm:pt modelId="{1A34F2A6-C0BD-4F07-B062-53BB7BD53A55}" type="pres">
      <dgm:prSet presAssocID="{E1CA56A4-C12A-40B7-8670-A0A004CE4238}" presName="sibTrans" presStyleLbl="sibTrans2D1" presStyleIdx="2" presStyleCnt="4"/>
      <dgm:spPr/>
      <dgm:t>
        <a:bodyPr/>
        <a:lstStyle/>
        <a:p>
          <a:endParaRPr lang="es-CO"/>
        </a:p>
      </dgm:t>
    </dgm:pt>
    <dgm:pt modelId="{D1DC11A0-F50C-4E43-A57D-F0F6648AA339}" type="pres">
      <dgm:prSet presAssocID="{0BA36A74-9E94-4B96-9C63-2D074BF38679}" presName="node" presStyleLbl="node1" presStyleIdx="3" presStyleCnt="4" custScaleX="129645" custScaleY="119378">
        <dgm:presLayoutVars>
          <dgm:bulletEnabled val="1"/>
        </dgm:presLayoutVars>
      </dgm:prSet>
      <dgm:spPr/>
      <dgm:t>
        <a:bodyPr/>
        <a:lstStyle/>
        <a:p>
          <a:endParaRPr lang="es-CO"/>
        </a:p>
      </dgm:t>
    </dgm:pt>
    <dgm:pt modelId="{D37A9AD5-023B-4C19-9BE1-C3EBF9E3D50F}" type="pres">
      <dgm:prSet presAssocID="{0BA36A74-9E94-4B96-9C63-2D074BF38679}" presName="dummy" presStyleCnt="0"/>
      <dgm:spPr/>
    </dgm:pt>
    <dgm:pt modelId="{6FF6B054-C0A1-41BE-B92D-B18B915B684E}" type="pres">
      <dgm:prSet presAssocID="{6AA409E5-1057-4FA1-BFD5-C8B78880FF1F}" presName="sibTrans" presStyleLbl="sibTrans2D1" presStyleIdx="3" presStyleCnt="4"/>
      <dgm:spPr/>
      <dgm:t>
        <a:bodyPr/>
        <a:lstStyle/>
        <a:p>
          <a:endParaRPr lang="es-CO"/>
        </a:p>
      </dgm:t>
    </dgm:pt>
  </dgm:ptLst>
  <dgm:cxnLst>
    <dgm:cxn modelId="{4C193AF2-6D47-491F-ADA1-CC792658E46C}" type="presOf" srcId="{71CCDDB2-A724-4487-A9ED-0A192F08659E}" destId="{C08BA372-8170-449F-BC5B-F559017C95F2}" srcOrd="0" destOrd="0" presId="urn:microsoft.com/office/officeart/2005/8/layout/radial6"/>
    <dgm:cxn modelId="{508E37C1-3DAA-4133-A8A3-30C7AA276BE8}" type="presOf" srcId="{F1B3FCCD-C998-41A9-8D97-E1835F43274D}" destId="{1CB0F592-9823-4190-8920-C319B46C2976}" srcOrd="0" destOrd="0" presId="urn:microsoft.com/office/officeart/2005/8/layout/radial6"/>
    <dgm:cxn modelId="{B6167AF9-E3D5-4101-B8F2-5BADA20B46B3}" type="presOf" srcId="{380B8EDC-D8C0-4FF8-90B8-70576900BB11}" destId="{0AE731FE-9B57-4209-9437-781392AE7D12}" srcOrd="0" destOrd="0" presId="urn:microsoft.com/office/officeart/2005/8/layout/radial6"/>
    <dgm:cxn modelId="{CAC0D454-45F0-4350-BA83-417F12A8E3EC}" type="presOf" srcId="{F3D7BADF-27A0-486A-B8C4-1E9374B41638}" destId="{CA47C627-6103-4E49-9D71-DCC4F578E86B}" srcOrd="0" destOrd="0" presId="urn:microsoft.com/office/officeart/2005/8/layout/radial6"/>
    <dgm:cxn modelId="{DC6D3A7B-2D44-4E56-B8D3-437CBFAF994D}" type="presOf" srcId="{0BA36A74-9E94-4B96-9C63-2D074BF38679}" destId="{D1DC11A0-F50C-4E43-A57D-F0F6648AA339}" srcOrd="0" destOrd="0" presId="urn:microsoft.com/office/officeart/2005/8/layout/radial6"/>
    <dgm:cxn modelId="{8CEF081D-1CF2-4FCF-8E0E-4BE32320EBBD}" srcId="{19EFECDD-3975-46A0-B20F-C947A0D2AF4B}" destId="{AC3E1E27-4A99-4759-A31E-1A8C0D25020D}" srcOrd="0" destOrd="0" parTransId="{C3330931-673B-4A5F-A149-0BE9685B366E}" sibTransId="{380B8EDC-D8C0-4FF8-90B8-70576900BB11}"/>
    <dgm:cxn modelId="{95A11790-98EB-4A2B-A571-2759586CB5C9}" srcId="{19EFECDD-3975-46A0-B20F-C947A0D2AF4B}" destId="{E4AA43BB-0331-4746-9509-E6CB18CB8CF7}" srcOrd="2" destOrd="0" parTransId="{9F1FA720-AFAE-47CB-BB22-5C3D4F574466}" sibTransId="{E1CA56A4-C12A-40B7-8670-A0A004CE4238}"/>
    <dgm:cxn modelId="{B5C8A288-694E-4D9E-A345-9385E90C4E7D}" type="presOf" srcId="{E1CA56A4-C12A-40B7-8670-A0A004CE4238}" destId="{1A34F2A6-C0BD-4F07-B062-53BB7BD53A55}" srcOrd="0" destOrd="0" presId="urn:microsoft.com/office/officeart/2005/8/layout/radial6"/>
    <dgm:cxn modelId="{4A389506-86F8-4AB1-BA82-C55B108BBCB5}" srcId="{19EFECDD-3975-46A0-B20F-C947A0D2AF4B}" destId="{F1B3FCCD-C998-41A9-8D97-E1835F43274D}" srcOrd="1" destOrd="0" parTransId="{0748FEF3-D5F1-4895-B33A-9CB8B23EF7E2}" sibTransId="{71CCDDB2-A724-4487-A9ED-0A192F08659E}"/>
    <dgm:cxn modelId="{C894DB3B-58C4-4285-B92F-4B077D135E66}" type="presOf" srcId="{19EFECDD-3975-46A0-B20F-C947A0D2AF4B}" destId="{3732D331-2C29-498F-AD70-EB3946A873DE}" srcOrd="0" destOrd="0" presId="urn:microsoft.com/office/officeart/2005/8/layout/radial6"/>
    <dgm:cxn modelId="{81A16641-E070-4CF7-A0F1-8B3D96FA22B8}" srcId="{19EFECDD-3975-46A0-B20F-C947A0D2AF4B}" destId="{0BA36A74-9E94-4B96-9C63-2D074BF38679}" srcOrd="3" destOrd="0" parTransId="{90357678-9FD8-4A5D-BA27-5F02A9A256EB}" sibTransId="{6AA409E5-1057-4FA1-BFD5-C8B78880FF1F}"/>
    <dgm:cxn modelId="{A5A69E67-3792-467F-83A3-B9903768B7F9}" type="presOf" srcId="{AC3E1E27-4A99-4759-A31E-1A8C0D25020D}" destId="{DAE4235B-3564-4E00-9A86-1FDFB30998D0}" srcOrd="0" destOrd="0" presId="urn:microsoft.com/office/officeart/2005/8/layout/radial6"/>
    <dgm:cxn modelId="{1F960551-9CAA-4FA5-8A87-DE38532C214C}" srcId="{F3D7BADF-27A0-486A-B8C4-1E9374B41638}" destId="{19EFECDD-3975-46A0-B20F-C947A0D2AF4B}" srcOrd="0" destOrd="0" parTransId="{83DD5225-4CCF-448A-AAFB-99864F8FA4FC}" sibTransId="{096A3413-06BB-4D90-B60D-7D62723D62E3}"/>
    <dgm:cxn modelId="{50C7993B-3A72-436F-9001-C35A503D183E}" type="presOf" srcId="{E4AA43BB-0331-4746-9509-E6CB18CB8CF7}" destId="{5745D0E0-DAE3-4758-9557-45C1E51CEFF1}" srcOrd="0" destOrd="0" presId="urn:microsoft.com/office/officeart/2005/8/layout/radial6"/>
    <dgm:cxn modelId="{00B5C1DB-08DB-4673-83B3-6A483A01400B}" type="presOf" srcId="{6AA409E5-1057-4FA1-BFD5-C8B78880FF1F}" destId="{6FF6B054-C0A1-41BE-B92D-B18B915B684E}" srcOrd="0" destOrd="0" presId="urn:microsoft.com/office/officeart/2005/8/layout/radial6"/>
    <dgm:cxn modelId="{266720B5-6CFA-4E4B-8BD3-78AB26E6FC2C}" type="presParOf" srcId="{CA47C627-6103-4E49-9D71-DCC4F578E86B}" destId="{3732D331-2C29-498F-AD70-EB3946A873DE}" srcOrd="0" destOrd="0" presId="urn:microsoft.com/office/officeart/2005/8/layout/radial6"/>
    <dgm:cxn modelId="{47665BD6-2AA3-4D56-BE80-D026B916E556}" type="presParOf" srcId="{CA47C627-6103-4E49-9D71-DCC4F578E86B}" destId="{DAE4235B-3564-4E00-9A86-1FDFB30998D0}" srcOrd="1" destOrd="0" presId="urn:microsoft.com/office/officeart/2005/8/layout/radial6"/>
    <dgm:cxn modelId="{DE6BFD30-A717-466F-86DE-691AED572DE3}" type="presParOf" srcId="{CA47C627-6103-4E49-9D71-DCC4F578E86B}" destId="{FE6DD7AF-BBB9-4634-A3DE-623C987F81F0}" srcOrd="2" destOrd="0" presId="urn:microsoft.com/office/officeart/2005/8/layout/radial6"/>
    <dgm:cxn modelId="{3068DD98-0866-4BBE-B082-24A988673B5F}" type="presParOf" srcId="{CA47C627-6103-4E49-9D71-DCC4F578E86B}" destId="{0AE731FE-9B57-4209-9437-781392AE7D12}" srcOrd="3" destOrd="0" presId="urn:microsoft.com/office/officeart/2005/8/layout/radial6"/>
    <dgm:cxn modelId="{0E242252-022C-4004-BE1C-31B6141503E7}" type="presParOf" srcId="{CA47C627-6103-4E49-9D71-DCC4F578E86B}" destId="{1CB0F592-9823-4190-8920-C319B46C2976}" srcOrd="4" destOrd="0" presId="urn:microsoft.com/office/officeart/2005/8/layout/radial6"/>
    <dgm:cxn modelId="{49DA7CCF-38C6-44BC-AC8B-9389DA7FF92A}" type="presParOf" srcId="{CA47C627-6103-4E49-9D71-DCC4F578E86B}" destId="{9C0F1034-0421-4E88-BCE3-42A93CE69BD9}" srcOrd="5" destOrd="0" presId="urn:microsoft.com/office/officeart/2005/8/layout/radial6"/>
    <dgm:cxn modelId="{DE9842C6-6D64-404E-A79B-C386E42EB2FA}" type="presParOf" srcId="{CA47C627-6103-4E49-9D71-DCC4F578E86B}" destId="{C08BA372-8170-449F-BC5B-F559017C95F2}" srcOrd="6" destOrd="0" presId="urn:microsoft.com/office/officeart/2005/8/layout/radial6"/>
    <dgm:cxn modelId="{51A251E6-4560-4603-8943-81F58744B701}" type="presParOf" srcId="{CA47C627-6103-4E49-9D71-DCC4F578E86B}" destId="{5745D0E0-DAE3-4758-9557-45C1E51CEFF1}" srcOrd="7" destOrd="0" presId="urn:microsoft.com/office/officeart/2005/8/layout/radial6"/>
    <dgm:cxn modelId="{B2DA121C-F9C6-403E-ACF7-292D66185FA5}" type="presParOf" srcId="{CA47C627-6103-4E49-9D71-DCC4F578E86B}" destId="{BD2D51E0-006F-4010-A706-39A19EE97251}" srcOrd="8" destOrd="0" presId="urn:microsoft.com/office/officeart/2005/8/layout/radial6"/>
    <dgm:cxn modelId="{30E17DC1-8166-4973-8018-834EE2D0A617}" type="presParOf" srcId="{CA47C627-6103-4E49-9D71-DCC4F578E86B}" destId="{1A34F2A6-C0BD-4F07-B062-53BB7BD53A55}" srcOrd="9" destOrd="0" presId="urn:microsoft.com/office/officeart/2005/8/layout/radial6"/>
    <dgm:cxn modelId="{2A1EEB93-5922-408A-A161-E0134ABDC28F}" type="presParOf" srcId="{CA47C627-6103-4E49-9D71-DCC4F578E86B}" destId="{D1DC11A0-F50C-4E43-A57D-F0F6648AA339}" srcOrd="10" destOrd="0" presId="urn:microsoft.com/office/officeart/2005/8/layout/radial6"/>
    <dgm:cxn modelId="{C6FAE569-0CD5-47CD-9256-B81C9F0CF2A7}" type="presParOf" srcId="{CA47C627-6103-4E49-9D71-DCC4F578E86B}" destId="{D37A9AD5-023B-4C19-9BE1-C3EBF9E3D50F}" srcOrd="11" destOrd="0" presId="urn:microsoft.com/office/officeart/2005/8/layout/radial6"/>
    <dgm:cxn modelId="{C4803020-A037-433A-A049-A276BD057D33}" type="presParOf" srcId="{CA47C627-6103-4E49-9D71-DCC4F578E86B}" destId="{6FF6B054-C0A1-41BE-B92D-B18B915B684E}" srcOrd="12" destOrd="0" presId="urn:microsoft.com/office/officeart/2005/8/layout/radial6"/>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3D7BADF-27A0-486A-B8C4-1E9374B41638}"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19EFECDD-3975-46A0-B20F-C947A0D2AF4B}">
      <dgm:prSet phldrT="[Texto]" custT="1"/>
      <dgm:spPr>
        <a:solidFill>
          <a:srgbClr val="92D050"/>
        </a:solidFill>
      </dgm:spPr>
      <dgm:t>
        <a:bodyPr/>
        <a:lstStyle/>
        <a:p>
          <a:pPr algn="ctr"/>
          <a:r>
            <a:rPr lang="es-CO" sz="1000" b="1">
              <a:solidFill>
                <a:sysClr val="windowText" lastClr="000000"/>
              </a:solidFill>
              <a:latin typeface="Century Gothic" panose="020B0502020202020204" pitchFamily="34" charset="0"/>
              <a:ea typeface="+mn-ea"/>
              <a:cs typeface="+mn-cs"/>
            </a:rPr>
            <a:t>MEDIO AMBIENTE</a:t>
          </a:r>
          <a:endParaRPr lang="es-CO" sz="1000"/>
        </a:p>
      </dgm:t>
    </dgm:pt>
    <dgm:pt modelId="{83DD5225-4CCF-448A-AAFB-99864F8FA4FC}" type="parTrans" cxnId="{1F960551-9CAA-4FA5-8A87-DE38532C214C}">
      <dgm:prSet/>
      <dgm:spPr/>
      <dgm:t>
        <a:bodyPr/>
        <a:lstStyle/>
        <a:p>
          <a:pPr algn="ctr"/>
          <a:endParaRPr lang="es-CO"/>
        </a:p>
      </dgm:t>
    </dgm:pt>
    <dgm:pt modelId="{096A3413-06BB-4D90-B60D-7D62723D62E3}" type="sibTrans" cxnId="{1F960551-9CAA-4FA5-8A87-DE38532C214C}">
      <dgm:prSet/>
      <dgm:spPr/>
      <dgm:t>
        <a:bodyPr/>
        <a:lstStyle/>
        <a:p>
          <a:pPr algn="ctr"/>
          <a:endParaRPr lang="es-CO"/>
        </a:p>
      </dgm:t>
    </dgm:pt>
    <dgm:pt modelId="{F1B3FCCD-C998-41A9-8D97-E1835F43274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Secretaria del medio ambiente</a:t>
          </a:r>
          <a:endParaRPr lang="es-CO" sz="800"/>
        </a:p>
      </dgm:t>
    </dgm:pt>
    <dgm:pt modelId="{0748FEF3-D5F1-4895-B33A-9CB8B23EF7E2}" type="parTrans" cxnId="{4A389506-86F8-4AB1-BA82-C55B108BBCB5}">
      <dgm:prSet/>
      <dgm:spPr/>
      <dgm:t>
        <a:bodyPr/>
        <a:lstStyle/>
        <a:p>
          <a:pPr algn="ctr"/>
          <a:endParaRPr lang="es-CO"/>
        </a:p>
      </dgm:t>
    </dgm:pt>
    <dgm:pt modelId="{71CCDDB2-A724-4487-A9ED-0A192F08659E}" type="sibTrans" cxnId="{4A389506-86F8-4AB1-BA82-C55B108BBCB5}">
      <dgm:prSet/>
      <dgm:spPr/>
      <dgm:t>
        <a:bodyPr/>
        <a:lstStyle/>
        <a:p>
          <a:pPr algn="ctr"/>
          <a:endParaRPr lang="es-CO"/>
        </a:p>
      </dgm:t>
    </dgm:pt>
    <dgm:pt modelId="{C5D71430-63F8-4D3B-B58D-AD5C8DF369B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CAR</a:t>
          </a:r>
          <a:endParaRPr lang="es-CO" sz="800"/>
        </a:p>
      </dgm:t>
    </dgm:pt>
    <dgm:pt modelId="{97AE2C2C-19C0-4C84-A6CC-7B1C64337036}" type="parTrans" cxnId="{E7D3D455-042C-49B8-8F43-EF956FD301E8}">
      <dgm:prSet/>
      <dgm:spPr/>
      <dgm:t>
        <a:bodyPr/>
        <a:lstStyle/>
        <a:p>
          <a:pPr algn="ctr"/>
          <a:endParaRPr lang="es-CO"/>
        </a:p>
      </dgm:t>
    </dgm:pt>
    <dgm:pt modelId="{200577B2-7152-4857-AE1B-BE2F8779DBB2}" type="sibTrans" cxnId="{E7D3D455-042C-49B8-8F43-EF956FD301E8}">
      <dgm:prSet/>
      <dgm:spPr/>
      <dgm:t>
        <a:bodyPr/>
        <a:lstStyle/>
        <a:p>
          <a:pPr algn="ctr"/>
          <a:endParaRPr lang="es-CO"/>
        </a:p>
      </dgm:t>
    </dgm:pt>
    <dgm:pt modelId="{E0EB7F49-04ED-4957-92C7-1A862CEBC68B}">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Ministerio de Ambiente y desarrollo sostenible</a:t>
          </a:r>
        </a:p>
      </dgm:t>
    </dgm:pt>
    <dgm:pt modelId="{A7B4E3A4-E54E-49B8-AE42-54F771848A22}" type="parTrans" cxnId="{A026B041-FD49-486C-ABF5-6EA668F8CF4B}">
      <dgm:prSet/>
      <dgm:spPr/>
      <dgm:t>
        <a:bodyPr/>
        <a:lstStyle/>
        <a:p>
          <a:pPr algn="ctr"/>
          <a:endParaRPr lang="es-CO"/>
        </a:p>
      </dgm:t>
    </dgm:pt>
    <dgm:pt modelId="{B50E0F6D-3243-4F63-AE1A-FA8BB0F65432}" type="sibTrans" cxnId="{A026B041-FD49-486C-ABF5-6EA668F8CF4B}">
      <dgm:prSet/>
      <dgm:spPr/>
      <dgm:t>
        <a:bodyPr/>
        <a:lstStyle/>
        <a:p>
          <a:pPr algn="ctr"/>
          <a:endParaRPr lang="es-CO"/>
        </a:p>
      </dgm:t>
    </dgm:pt>
    <dgm:pt modelId="{CA47C627-6103-4E49-9D71-DCC4F578E86B}" type="pres">
      <dgm:prSet presAssocID="{F3D7BADF-27A0-486A-B8C4-1E9374B41638}" presName="Name0" presStyleCnt="0">
        <dgm:presLayoutVars>
          <dgm:chMax val="1"/>
          <dgm:dir/>
          <dgm:animLvl val="ctr"/>
          <dgm:resizeHandles val="exact"/>
        </dgm:presLayoutVars>
      </dgm:prSet>
      <dgm:spPr/>
      <dgm:t>
        <a:bodyPr/>
        <a:lstStyle/>
        <a:p>
          <a:endParaRPr lang="es-CO"/>
        </a:p>
      </dgm:t>
    </dgm:pt>
    <dgm:pt modelId="{3732D331-2C29-498F-AD70-EB3946A873DE}" type="pres">
      <dgm:prSet presAssocID="{19EFECDD-3975-46A0-B20F-C947A0D2AF4B}" presName="centerShape" presStyleLbl="node0" presStyleIdx="0" presStyleCnt="1"/>
      <dgm:spPr/>
      <dgm:t>
        <a:bodyPr/>
        <a:lstStyle/>
        <a:p>
          <a:endParaRPr lang="es-CO"/>
        </a:p>
      </dgm:t>
    </dgm:pt>
    <dgm:pt modelId="{1CB0F592-9823-4190-8920-C319B46C2976}" type="pres">
      <dgm:prSet presAssocID="{F1B3FCCD-C998-41A9-8D97-E1835F43274D}" presName="node" presStyleLbl="node1" presStyleIdx="0" presStyleCnt="3" custScaleX="130062" custScaleY="90994">
        <dgm:presLayoutVars>
          <dgm:bulletEnabled val="1"/>
        </dgm:presLayoutVars>
      </dgm:prSet>
      <dgm:spPr/>
      <dgm:t>
        <a:bodyPr/>
        <a:lstStyle/>
        <a:p>
          <a:endParaRPr lang="es-CO"/>
        </a:p>
      </dgm:t>
    </dgm:pt>
    <dgm:pt modelId="{9C0F1034-0421-4E88-BCE3-42A93CE69BD9}" type="pres">
      <dgm:prSet presAssocID="{F1B3FCCD-C998-41A9-8D97-E1835F43274D}" presName="dummy" presStyleCnt="0"/>
      <dgm:spPr/>
    </dgm:pt>
    <dgm:pt modelId="{C08BA372-8170-449F-BC5B-F559017C95F2}" type="pres">
      <dgm:prSet presAssocID="{71CCDDB2-A724-4487-A9ED-0A192F08659E}" presName="sibTrans" presStyleLbl="sibTrans2D1" presStyleIdx="0" presStyleCnt="3"/>
      <dgm:spPr/>
      <dgm:t>
        <a:bodyPr/>
        <a:lstStyle/>
        <a:p>
          <a:endParaRPr lang="es-CO"/>
        </a:p>
      </dgm:t>
    </dgm:pt>
    <dgm:pt modelId="{DF152AF2-66D5-4DA0-AAC4-642AB86821BC}" type="pres">
      <dgm:prSet presAssocID="{C5D71430-63F8-4D3B-B58D-AD5C8DF369B3}" presName="node" presStyleLbl="node1" presStyleIdx="1" presStyleCnt="3" custScaleX="111345" custScaleY="98126" custRadScaleRad="105073" custRadScaleInc="-84428">
        <dgm:presLayoutVars>
          <dgm:bulletEnabled val="1"/>
        </dgm:presLayoutVars>
      </dgm:prSet>
      <dgm:spPr/>
      <dgm:t>
        <a:bodyPr/>
        <a:lstStyle/>
        <a:p>
          <a:endParaRPr lang="es-CO"/>
        </a:p>
      </dgm:t>
    </dgm:pt>
    <dgm:pt modelId="{A65B554E-0B9A-4015-BF8F-290B7A0363A0}" type="pres">
      <dgm:prSet presAssocID="{C5D71430-63F8-4D3B-B58D-AD5C8DF369B3}" presName="dummy" presStyleCnt="0"/>
      <dgm:spPr/>
    </dgm:pt>
    <dgm:pt modelId="{D595B8C4-CFC3-4E43-B5E9-64E733A47BEC}" type="pres">
      <dgm:prSet presAssocID="{200577B2-7152-4857-AE1B-BE2F8779DBB2}" presName="sibTrans" presStyleLbl="sibTrans2D1" presStyleIdx="1" presStyleCnt="3"/>
      <dgm:spPr/>
      <dgm:t>
        <a:bodyPr/>
        <a:lstStyle/>
        <a:p>
          <a:endParaRPr lang="es-CO"/>
        </a:p>
      </dgm:t>
    </dgm:pt>
    <dgm:pt modelId="{57BB2BF3-B3EF-4912-ADC1-A1A23814DA88}" type="pres">
      <dgm:prSet presAssocID="{E0EB7F49-04ED-4957-92C7-1A862CEBC68B}" presName="node" presStyleLbl="node1" presStyleIdx="2" presStyleCnt="3" custScaleX="119027" custScaleY="106942" custRadScaleRad="101960" custRadScaleInc="66153">
        <dgm:presLayoutVars>
          <dgm:bulletEnabled val="1"/>
        </dgm:presLayoutVars>
      </dgm:prSet>
      <dgm:spPr/>
      <dgm:t>
        <a:bodyPr/>
        <a:lstStyle/>
        <a:p>
          <a:endParaRPr lang="es-CO"/>
        </a:p>
      </dgm:t>
    </dgm:pt>
    <dgm:pt modelId="{D4FA94D0-A795-4133-AB51-1BE756DB83CF}" type="pres">
      <dgm:prSet presAssocID="{E0EB7F49-04ED-4957-92C7-1A862CEBC68B}" presName="dummy" presStyleCnt="0"/>
      <dgm:spPr/>
    </dgm:pt>
    <dgm:pt modelId="{3DB644FC-D8CB-4017-B463-CF6DA19C8C3C}" type="pres">
      <dgm:prSet presAssocID="{B50E0F6D-3243-4F63-AE1A-FA8BB0F65432}" presName="sibTrans" presStyleLbl="sibTrans2D1" presStyleIdx="2" presStyleCnt="3"/>
      <dgm:spPr/>
      <dgm:t>
        <a:bodyPr/>
        <a:lstStyle/>
        <a:p>
          <a:endParaRPr lang="es-CO"/>
        </a:p>
      </dgm:t>
    </dgm:pt>
  </dgm:ptLst>
  <dgm:cxnLst>
    <dgm:cxn modelId="{C59E202D-7133-41F5-9198-5411152FAEE8}" type="presOf" srcId="{71CCDDB2-A724-4487-A9ED-0A192F08659E}" destId="{C08BA372-8170-449F-BC5B-F559017C95F2}" srcOrd="0" destOrd="0" presId="urn:microsoft.com/office/officeart/2005/8/layout/radial6"/>
    <dgm:cxn modelId="{9CE93566-9BFE-4F35-8DAC-8A1946A24CA2}" type="presOf" srcId="{E0EB7F49-04ED-4957-92C7-1A862CEBC68B}" destId="{57BB2BF3-B3EF-4912-ADC1-A1A23814DA88}" srcOrd="0" destOrd="0" presId="urn:microsoft.com/office/officeart/2005/8/layout/radial6"/>
    <dgm:cxn modelId="{BED638A8-33E6-4C80-B91E-4347083EF074}" type="presOf" srcId="{F3D7BADF-27A0-486A-B8C4-1E9374B41638}" destId="{CA47C627-6103-4E49-9D71-DCC4F578E86B}" srcOrd="0" destOrd="0" presId="urn:microsoft.com/office/officeart/2005/8/layout/radial6"/>
    <dgm:cxn modelId="{1F960551-9CAA-4FA5-8A87-DE38532C214C}" srcId="{F3D7BADF-27A0-486A-B8C4-1E9374B41638}" destId="{19EFECDD-3975-46A0-B20F-C947A0D2AF4B}" srcOrd="0" destOrd="0" parTransId="{83DD5225-4CCF-448A-AAFB-99864F8FA4FC}" sibTransId="{096A3413-06BB-4D90-B60D-7D62723D62E3}"/>
    <dgm:cxn modelId="{4A389506-86F8-4AB1-BA82-C55B108BBCB5}" srcId="{19EFECDD-3975-46A0-B20F-C947A0D2AF4B}" destId="{F1B3FCCD-C998-41A9-8D97-E1835F43274D}" srcOrd="0" destOrd="0" parTransId="{0748FEF3-D5F1-4895-B33A-9CB8B23EF7E2}" sibTransId="{71CCDDB2-A724-4487-A9ED-0A192F08659E}"/>
    <dgm:cxn modelId="{94DFA972-521F-4D60-93C2-1C43ECC3C594}" type="presOf" srcId="{F1B3FCCD-C998-41A9-8D97-E1835F43274D}" destId="{1CB0F592-9823-4190-8920-C319B46C2976}" srcOrd="0" destOrd="0" presId="urn:microsoft.com/office/officeart/2005/8/layout/radial6"/>
    <dgm:cxn modelId="{DFE20727-5056-492E-B33C-A00320367B51}" type="presOf" srcId="{200577B2-7152-4857-AE1B-BE2F8779DBB2}" destId="{D595B8C4-CFC3-4E43-B5E9-64E733A47BEC}" srcOrd="0" destOrd="0" presId="urn:microsoft.com/office/officeart/2005/8/layout/radial6"/>
    <dgm:cxn modelId="{A026B041-FD49-486C-ABF5-6EA668F8CF4B}" srcId="{19EFECDD-3975-46A0-B20F-C947A0D2AF4B}" destId="{E0EB7F49-04ED-4957-92C7-1A862CEBC68B}" srcOrd="2" destOrd="0" parTransId="{A7B4E3A4-E54E-49B8-AE42-54F771848A22}" sibTransId="{B50E0F6D-3243-4F63-AE1A-FA8BB0F65432}"/>
    <dgm:cxn modelId="{364CBBA2-19CF-4BF3-87B8-A7AC47C9DA3A}" type="presOf" srcId="{19EFECDD-3975-46A0-B20F-C947A0D2AF4B}" destId="{3732D331-2C29-498F-AD70-EB3946A873DE}" srcOrd="0" destOrd="0" presId="urn:microsoft.com/office/officeart/2005/8/layout/radial6"/>
    <dgm:cxn modelId="{E7D3D455-042C-49B8-8F43-EF956FD301E8}" srcId="{19EFECDD-3975-46A0-B20F-C947A0D2AF4B}" destId="{C5D71430-63F8-4D3B-B58D-AD5C8DF369B3}" srcOrd="1" destOrd="0" parTransId="{97AE2C2C-19C0-4C84-A6CC-7B1C64337036}" sibTransId="{200577B2-7152-4857-AE1B-BE2F8779DBB2}"/>
    <dgm:cxn modelId="{ED6523AB-E4AD-4D96-807C-01921107EDB2}" type="presOf" srcId="{B50E0F6D-3243-4F63-AE1A-FA8BB0F65432}" destId="{3DB644FC-D8CB-4017-B463-CF6DA19C8C3C}" srcOrd="0" destOrd="0" presId="urn:microsoft.com/office/officeart/2005/8/layout/radial6"/>
    <dgm:cxn modelId="{4DE96925-25C1-4224-8A8B-E6AB53F9F5B4}" type="presOf" srcId="{C5D71430-63F8-4D3B-B58D-AD5C8DF369B3}" destId="{DF152AF2-66D5-4DA0-AAC4-642AB86821BC}" srcOrd="0" destOrd="0" presId="urn:microsoft.com/office/officeart/2005/8/layout/radial6"/>
    <dgm:cxn modelId="{AF5D52F3-A5D1-41A8-B614-1A373321ACC7}" type="presParOf" srcId="{CA47C627-6103-4E49-9D71-DCC4F578E86B}" destId="{3732D331-2C29-498F-AD70-EB3946A873DE}" srcOrd="0" destOrd="0" presId="urn:microsoft.com/office/officeart/2005/8/layout/radial6"/>
    <dgm:cxn modelId="{B271D8E4-8E81-4CBD-9948-271A47DA67F9}" type="presParOf" srcId="{CA47C627-6103-4E49-9D71-DCC4F578E86B}" destId="{1CB0F592-9823-4190-8920-C319B46C2976}" srcOrd="1" destOrd="0" presId="urn:microsoft.com/office/officeart/2005/8/layout/radial6"/>
    <dgm:cxn modelId="{ABACB908-92C9-46FA-9288-909A645C916B}" type="presParOf" srcId="{CA47C627-6103-4E49-9D71-DCC4F578E86B}" destId="{9C0F1034-0421-4E88-BCE3-42A93CE69BD9}" srcOrd="2" destOrd="0" presId="urn:microsoft.com/office/officeart/2005/8/layout/radial6"/>
    <dgm:cxn modelId="{B33B3C28-DD69-4B60-90D9-9B5DACA252F3}" type="presParOf" srcId="{CA47C627-6103-4E49-9D71-DCC4F578E86B}" destId="{C08BA372-8170-449F-BC5B-F559017C95F2}" srcOrd="3" destOrd="0" presId="urn:microsoft.com/office/officeart/2005/8/layout/radial6"/>
    <dgm:cxn modelId="{D6A35401-5DDD-489F-B5CB-36163AB56B5D}" type="presParOf" srcId="{CA47C627-6103-4E49-9D71-DCC4F578E86B}" destId="{DF152AF2-66D5-4DA0-AAC4-642AB86821BC}" srcOrd="4" destOrd="0" presId="urn:microsoft.com/office/officeart/2005/8/layout/radial6"/>
    <dgm:cxn modelId="{1A1D0E73-E310-446F-9D98-BAB86F5552C2}" type="presParOf" srcId="{CA47C627-6103-4E49-9D71-DCC4F578E86B}" destId="{A65B554E-0B9A-4015-BF8F-290B7A0363A0}" srcOrd="5" destOrd="0" presId="urn:microsoft.com/office/officeart/2005/8/layout/radial6"/>
    <dgm:cxn modelId="{3DCD1804-C2D8-4326-B7C1-BBA72BD2FDE9}" type="presParOf" srcId="{CA47C627-6103-4E49-9D71-DCC4F578E86B}" destId="{D595B8C4-CFC3-4E43-B5E9-64E733A47BEC}" srcOrd="6" destOrd="0" presId="urn:microsoft.com/office/officeart/2005/8/layout/radial6"/>
    <dgm:cxn modelId="{E1B0EC82-7E97-4B61-8541-A23204063A94}" type="presParOf" srcId="{CA47C627-6103-4E49-9D71-DCC4F578E86B}" destId="{57BB2BF3-B3EF-4912-ADC1-A1A23814DA88}" srcOrd="7" destOrd="0" presId="urn:microsoft.com/office/officeart/2005/8/layout/radial6"/>
    <dgm:cxn modelId="{4DA6C340-78DF-4F7A-81C7-88F0330E0C56}" type="presParOf" srcId="{CA47C627-6103-4E49-9D71-DCC4F578E86B}" destId="{D4FA94D0-A795-4133-AB51-1BE756DB83CF}" srcOrd="8" destOrd="0" presId="urn:microsoft.com/office/officeart/2005/8/layout/radial6"/>
    <dgm:cxn modelId="{BD5FA8BD-F5A1-4562-BFE8-864FF0F82C61}" type="presParOf" srcId="{CA47C627-6103-4E49-9D71-DCC4F578E86B}" destId="{3DB644FC-D8CB-4017-B463-CF6DA19C8C3C}" srcOrd="9" destOrd="0" presId="urn:microsoft.com/office/officeart/2005/8/layout/radial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3D7BADF-27A0-486A-B8C4-1E9374B41638}"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19EFECDD-3975-46A0-B20F-C947A0D2AF4B}">
      <dgm:prSet phldrT="[Texto]" custT="1"/>
      <dgm:spPr>
        <a:solidFill>
          <a:srgbClr val="92D050"/>
        </a:solidFill>
      </dgm:spPr>
      <dgm:t>
        <a:bodyPr/>
        <a:lstStyle/>
        <a:p>
          <a:pPr algn="ctr"/>
          <a:r>
            <a:rPr lang="es-CO" sz="1000" b="1">
              <a:solidFill>
                <a:sysClr val="windowText" lastClr="000000"/>
              </a:solidFill>
              <a:latin typeface="Century Gothic" panose="020B0502020202020204" pitchFamily="34" charset="0"/>
              <a:ea typeface="+mn-ea"/>
              <a:cs typeface="+mn-cs"/>
            </a:rPr>
            <a:t>SERVICIOS PUBLICOS</a:t>
          </a:r>
          <a:endParaRPr lang="es-CO" sz="1000"/>
        </a:p>
      </dgm:t>
    </dgm:pt>
    <dgm:pt modelId="{83DD5225-4CCF-448A-AAFB-99864F8FA4FC}" type="parTrans" cxnId="{1F960551-9CAA-4FA5-8A87-DE38532C214C}">
      <dgm:prSet/>
      <dgm:spPr/>
      <dgm:t>
        <a:bodyPr/>
        <a:lstStyle/>
        <a:p>
          <a:pPr algn="ctr"/>
          <a:endParaRPr lang="es-CO"/>
        </a:p>
      </dgm:t>
    </dgm:pt>
    <dgm:pt modelId="{096A3413-06BB-4D90-B60D-7D62723D62E3}" type="sibTrans" cxnId="{1F960551-9CAA-4FA5-8A87-DE38532C214C}">
      <dgm:prSet/>
      <dgm:spPr/>
      <dgm:t>
        <a:bodyPr/>
        <a:lstStyle/>
        <a:p>
          <a:pPr algn="ctr"/>
          <a:endParaRPr lang="es-CO"/>
        </a:p>
      </dgm:t>
    </dgm:pt>
    <dgm:pt modelId="{AC3E1E27-4A99-4759-A31E-1A8C0D25020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Empresa  de acueducto</a:t>
          </a:r>
        </a:p>
      </dgm:t>
    </dgm:pt>
    <dgm:pt modelId="{C3330931-673B-4A5F-A149-0BE9685B366E}" type="parTrans" cxnId="{8CEF081D-1CF2-4FCF-8E0E-4BE32320EBBD}">
      <dgm:prSet/>
      <dgm:spPr/>
      <dgm:t>
        <a:bodyPr/>
        <a:lstStyle/>
        <a:p>
          <a:pPr algn="ctr"/>
          <a:endParaRPr lang="es-CO"/>
        </a:p>
      </dgm:t>
    </dgm:pt>
    <dgm:pt modelId="{380B8EDC-D8C0-4FF8-90B8-70576900BB11}" type="sibTrans" cxnId="{8CEF081D-1CF2-4FCF-8E0E-4BE32320EBBD}">
      <dgm:prSet/>
      <dgm:spPr/>
      <dgm:t>
        <a:bodyPr/>
        <a:lstStyle/>
        <a:p>
          <a:pPr algn="ctr"/>
          <a:endParaRPr lang="es-CO"/>
        </a:p>
      </dgm:t>
    </dgm:pt>
    <dgm:pt modelId="{F1B3FCCD-C998-41A9-8D97-E1835F43274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Ministerio de vivienda , ciudad y territorio</a:t>
          </a:r>
          <a:endParaRPr lang="es-CO" sz="800"/>
        </a:p>
      </dgm:t>
    </dgm:pt>
    <dgm:pt modelId="{0748FEF3-D5F1-4895-B33A-9CB8B23EF7E2}" type="parTrans" cxnId="{4A389506-86F8-4AB1-BA82-C55B108BBCB5}">
      <dgm:prSet/>
      <dgm:spPr/>
      <dgm:t>
        <a:bodyPr/>
        <a:lstStyle/>
        <a:p>
          <a:pPr algn="ctr"/>
          <a:endParaRPr lang="es-CO"/>
        </a:p>
      </dgm:t>
    </dgm:pt>
    <dgm:pt modelId="{71CCDDB2-A724-4487-A9ED-0A192F08659E}" type="sibTrans" cxnId="{4A389506-86F8-4AB1-BA82-C55B108BBCB5}">
      <dgm:prSet/>
      <dgm:spPr/>
      <dgm:t>
        <a:bodyPr/>
        <a:lstStyle/>
        <a:p>
          <a:pPr algn="ctr"/>
          <a:endParaRPr lang="es-CO"/>
        </a:p>
      </dgm:t>
    </dgm:pt>
    <dgm:pt modelId="{E0EB7F49-04ED-4957-92C7-1A862CEBC68B}">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Empresa telecomunicaciones</a:t>
          </a:r>
        </a:p>
      </dgm:t>
    </dgm:pt>
    <dgm:pt modelId="{A7B4E3A4-E54E-49B8-AE42-54F771848A22}" type="parTrans" cxnId="{A026B041-FD49-486C-ABF5-6EA668F8CF4B}">
      <dgm:prSet/>
      <dgm:spPr/>
      <dgm:t>
        <a:bodyPr/>
        <a:lstStyle/>
        <a:p>
          <a:pPr algn="ctr"/>
          <a:endParaRPr lang="es-CO"/>
        </a:p>
      </dgm:t>
    </dgm:pt>
    <dgm:pt modelId="{B50E0F6D-3243-4F63-AE1A-FA8BB0F65432}" type="sibTrans" cxnId="{A026B041-FD49-486C-ABF5-6EA668F8CF4B}">
      <dgm:prSet/>
      <dgm:spPr/>
      <dgm:t>
        <a:bodyPr/>
        <a:lstStyle/>
        <a:p>
          <a:pPr algn="ctr"/>
          <a:endParaRPr lang="es-CO"/>
        </a:p>
      </dgm:t>
    </dgm:pt>
    <dgm:pt modelId="{81366B75-5C98-44B6-9CDF-B220690D372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Empresa de gas</a:t>
          </a:r>
        </a:p>
      </dgm:t>
    </dgm:pt>
    <dgm:pt modelId="{94959FAA-1AA9-4A5F-9D61-6475E187E151}" type="parTrans" cxnId="{6BAE63F8-D8D2-45FA-85D5-740CAA83E324}">
      <dgm:prSet/>
      <dgm:spPr/>
      <dgm:t>
        <a:bodyPr/>
        <a:lstStyle/>
        <a:p>
          <a:pPr algn="ctr"/>
          <a:endParaRPr lang="es-CO"/>
        </a:p>
      </dgm:t>
    </dgm:pt>
    <dgm:pt modelId="{B90098F8-4965-480A-BC54-37B4A8AD9B21}" type="sibTrans" cxnId="{6BAE63F8-D8D2-45FA-85D5-740CAA83E324}">
      <dgm:prSet/>
      <dgm:spPr/>
      <dgm:t>
        <a:bodyPr/>
        <a:lstStyle/>
        <a:p>
          <a:pPr algn="ctr"/>
          <a:endParaRPr lang="es-CO"/>
        </a:p>
      </dgm:t>
    </dgm:pt>
    <dgm:pt modelId="{E4AA43BB-0331-4746-9509-E6CB18CB8CF7}">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MINTIC</a:t>
          </a:r>
        </a:p>
      </dgm:t>
    </dgm:pt>
    <dgm:pt modelId="{9F1FA720-AFAE-47CB-BB22-5C3D4F574466}" type="parTrans" cxnId="{95A11790-98EB-4A2B-A571-2759586CB5C9}">
      <dgm:prSet/>
      <dgm:spPr/>
      <dgm:t>
        <a:bodyPr/>
        <a:lstStyle/>
        <a:p>
          <a:endParaRPr lang="es-CO"/>
        </a:p>
      </dgm:t>
    </dgm:pt>
    <dgm:pt modelId="{E1CA56A4-C12A-40B7-8670-A0A004CE4238}" type="sibTrans" cxnId="{95A11790-98EB-4A2B-A571-2759586CB5C9}">
      <dgm:prSet/>
      <dgm:spPr/>
      <dgm:t>
        <a:bodyPr/>
        <a:lstStyle/>
        <a:p>
          <a:endParaRPr lang="es-CO"/>
        </a:p>
      </dgm:t>
    </dgm:pt>
    <dgm:pt modelId="{CA47C627-6103-4E49-9D71-DCC4F578E86B}" type="pres">
      <dgm:prSet presAssocID="{F3D7BADF-27A0-486A-B8C4-1E9374B41638}" presName="Name0" presStyleCnt="0">
        <dgm:presLayoutVars>
          <dgm:chMax val="1"/>
          <dgm:dir/>
          <dgm:animLvl val="ctr"/>
          <dgm:resizeHandles val="exact"/>
        </dgm:presLayoutVars>
      </dgm:prSet>
      <dgm:spPr/>
      <dgm:t>
        <a:bodyPr/>
        <a:lstStyle/>
        <a:p>
          <a:endParaRPr lang="es-CO"/>
        </a:p>
      </dgm:t>
    </dgm:pt>
    <dgm:pt modelId="{3732D331-2C29-498F-AD70-EB3946A873DE}" type="pres">
      <dgm:prSet presAssocID="{19EFECDD-3975-46A0-B20F-C947A0D2AF4B}" presName="centerShape" presStyleLbl="node0" presStyleIdx="0" presStyleCnt="1"/>
      <dgm:spPr/>
      <dgm:t>
        <a:bodyPr/>
        <a:lstStyle/>
        <a:p>
          <a:endParaRPr lang="es-CO"/>
        </a:p>
      </dgm:t>
    </dgm:pt>
    <dgm:pt modelId="{DAE4235B-3564-4E00-9A86-1FDFB30998D0}" type="pres">
      <dgm:prSet presAssocID="{AC3E1E27-4A99-4759-A31E-1A8C0D25020D}" presName="node" presStyleLbl="node1" presStyleIdx="0" presStyleCnt="5" custScaleX="121018" custScaleY="117705">
        <dgm:presLayoutVars>
          <dgm:bulletEnabled val="1"/>
        </dgm:presLayoutVars>
      </dgm:prSet>
      <dgm:spPr/>
      <dgm:t>
        <a:bodyPr/>
        <a:lstStyle/>
        <a:p>
          <a:endParaRPr lang="es-CO"/>
        </a:p>
      </dgm:t>
    </dgm:pt>
    <dgm:pt modelId="{FE6DD7AF-BBB9-4634-A3DE-623C987F81F0}" type="pres">
      <dgm:prSet presAssocID="{AC3E1E27-4A99-4759-A31E-1A8C0D25020D}" presName="dummy" presStyleCnt="0"/>
      <dgm:spPr/>
    </dgm:pt>
    <dgm:pt modelId="{0AE731FE-9B57-4209-9437-781392AE7D12}" type="pres">
      <dgm:prSet presAssocID="{380B8EDC-D8C0-4FF8-90B8-70576900BB11}" presName="sibTrans" presStyleLbl="sibTrans2D1" presStyleIdx="0" presStyleCnt="5"/>
      <dgm:spPr/>
      <dgm:t>
        <a:bodyPr/>
        <a:lstStyle/>
        <a:p>
          <a:endParaRPr lang="es-CO"/>
        </a:p>
      </dgm:t>
    </dgm:pt>
    <dgm:pt modelId="{1CB0F592-9823-4190-8920-C319B46C2976}" type="pres">
      <dgm:prSet presAssocID="{F1B3FCCD-C998-41A9-8D97-E1835F43274D}" presName="node" presStyleLbl="node1" presStyleIdx="1" presStyleCnt="5" custScaleX="124740" custScaleY="116953">
        <dgm:presLayoutVars>
          <dgm:bulletEnabled val="1"/>
        </dgm:presLayoutVars>
      </dgm:prSet>
      <dgm:spPr/>
      <dgm:t>
        <a:bodyPr/>
        <a:lstStyle/>
        <a:p>
          <a:endParaRPr lang="es-CO"/>
        </a:p>
      </dgm:t>
    </dgm:pt>
    <dgm:pt modelId="{9C0F1034-0421-4E88-BCE3-42A93CE69BD9}" type="pres">
      <dgm:prSet presAssocID="{F1B3FCCD-C998-41A9-8D97-E1835F43274D}" presName="dummy" presStyleCnt="0"/>
      <dgm:spPr/>
    </dgm:pt>
    <dgm:pt modelId="{C08BA372-8170-449F-BC5B-F559017C95F2}" type="pres">
      <dgm:prSet presAssocID="{71CCDDB2-A724-4487-A9ED-0A192F08659E}" presName="sibTrans" presStyleLbl="sibTrans2D1" presStyleIdx="1" presStyleCnt="5"/>
      <dgm:spPr/>
      <dgm:t>
        <a:bodyPr/>
        <a:lstStyle/>
        <a:p>
          <a:endParaRPr lang="es-CO"/>
        </a:p>
      </dgm:t>
    </dgm:pt>
    <dgm:pt modelId="{57BB2BF3-B3EF-4912-ADC1-A1A23814DA88}" type="pres">
      <dgm:prSet presAssocID="{E0EB7F49-04ED-4957-92C7-1A862CEBC68B}" presName="node" presStyleLbl="node1" presStyleIdx="2" presStyleCnt="5" custScaleX="114814" custScaleY="102832" custRadScaleRad="111305" custRadScaleInc="-37654">
        <dgm:presLayoutVars>
          <dgm:bulletEnabled val="1"/>
        </dgm:presLayoutVars>
      </dgm:prSet>
      <dgm:spPr/>
      <dgm:t>
        <a:bodyPr/>
        <a:lstStyle/>
        <a:p>
          <a:endParaRPr lang="es-CO"/>
        </a:p>
      </dgm:t>
    </dgm:pt>
    <dgm:pt modelId="{D4FA94D0-A795-4133-AB51-1BE756DB83CF}" type="pres">
      <dgm:prSet presAssocID="{E0EB7F49-04ED-4957-92C7-1A862CEBC68B}" presName="dummy" presStyleCnt="0"/>
      <dgm:spPr/>
    </dgm:pt>
    <dgm:pt modelId="{3DB644FC-D8CB-4017-B463-CF6DA19C8C3C}" type="pres">
      <dgm:prSet presAssocID="{B50E0F6D-3243-4F63-AE1A-FA8BB0F65432}" presName="sibTrans" presStyleLbl="sibTrans2D1" presStyleIdx="2" presStyleCnt="5"/>
      <dgm:spPr/>
      <dgm:t>
        <a:bodyPr/>
        <a:lstStyle/>
        <a:p>
          <a:endParaRPr lang="es-CO"/>
        </a:p>
      </dgm:t>
    </dgm:pt>
    <dgm:pt modelId="{6B0C5957-97DE-47E4-9CFF-1DF37F0C653A}" type="pres">
      <dgm:prSet presAssocID="{81366B75-5C98-44B6-9CDF-B220690D3723}" presName="node" presStyleLbl="node1" presStyleIdx="3" presStyleCnt="5" custScaleX="108560" custScaleY="98972" custRadScaleRad="115727" custRadScaleInc="40196">
        <dgm:presLayoutVars>
          <dgm:bulletEnabled val="1"/>
        </dgm:presLayoutVars>
      </dgm:prSet>
      <dgm:spPr/>
      <dgm:t>
        <a:bodyPr/>
        <a:lstStyle/>
        <a:p>
          <a:endParaRPr lang="es-CO"/>
        </a:p>
      </dgm:t>
    </dgm:pt>
    <dgm:pt modelId="{A28D1386-E8AB-42A2-9B50-EFC3E4C95F04}" type="pres">
      <dgm:prSet presAssocID="{81366B75-5C98-44B6-9CDF-B220690D3723}" presName="dummy" presStyleCnt="0"/>
      <dgm:spPr/>
    </dgm:pt>
    <dgm:pt modelId="{D1997354-C086-49A1-8025-C5EECF840783}" type="pres">
      <dgm:prSet presAssocID="{B90098F8-4965-480A-BC54-37B4A8AD9B21}" presName="sibTrans" presStyleLbl="sibTrans2D1" presStyleIdx="3" presStyleCnt="5"/>
      <dgm:spPr/>
      <dgm:t>
        <a:bodyPr/>
        <a:lstStyle/>
        <a:p>
          <a:endParaRPr lang="es-CO"/>
        </a:p>
      </dgm:t>
    </dgm:pt>
    <dgm:pt modelId="{5745D0E0-DAE3-4758-9557-45C1E51CEFF1}" type="pres">
      <dgm:prSet presAssocID="{E4AA43BB-0331-4746-9509-E6CB18CB8CF7}" presName="node" presStyleLbl="node1" presStyleIdx="4" presStyleCnt="5" custScaleX="113960" custScaleY="102299" custRadScaleRad="108549" custRadScaleInc="13795">
        <dgm:presLayoutVars>
          <dgm:bulletEnabled val="1"/>
        </dgm:presLayoutVars>
      </dgm:prSet>
      <dgm:spPr/>
      <dgm:t>
        <a:bodyPr/>
        <a:lstStyle/>
        <a:p>
          <a:endParaRPr lang="es-CO"/>
        </a:p>
      </dgm:t>
    </dgm:pt>
    <dgm:pt modelId="{BD2D51E0-006F-4010-A706-39A19EE97251}" type="pres">
      <dgm:prSet presAssocID="{E4AA43BB-0331-4746-9509-E6CB18CB8CF7}" presName="dummy" presStyleCnt="0"/>
      <dgm:spPr/>
    </dgm:pt>
    <dgm:pt modelId="{1A34F2A6-C0BD-4F07-B062-53BB7BD53A55}" type="pres">
      <dgm:prSet presAssocID="{E1CA56A4-C12A-40B7-8670-A0A004CE4238}" presName="sibTrans" presStyleLbl="sibTrans2D1" presStyleIdx="4" presStyleCnt="5"/>
      <dgm:spPr/>
      <dgm:t>
        <a:bodyPr/>
        <a:lstStyle/>
        <a:p>
          <a:endParaRPr lang="es-CO"/>
        </a:p>
      </dgm:t>
    </dgm:pt>
  </dgm:ptLst>
  <dgm:cxnLst>
    <dgm:cxn modelId="{DE03369A-567F-46FC-B237-092BE840E3EF}" type="presOf" srcId="{B50E0F6D-3243-4F63-AE1A-FA8BB0F65432}" destId="{3DB644FC-D8CB-4017-B463-CF6DA19C8C3C}" srcOrd="0" destOrd="0" presId="urn:microsoft.com/office/officeart/2005/8/layout/radial6"/>
    <dgm:cxn modelId="{A026B041-FD49-486C-ABF5-6EA668F8CF4B}" srcId="{19EFECDD-3975-46A0-B20F-C947A0D2AF4B}" destId="{E0EB7F49-04ED-4957-92C7-1A862CEBC68B}" srcOrd="2" destOrd="0" parTransId="{A7B4E3A4-E54E-49B8-AE42-54F771848A22}" sibTransId="{B50E0F6D-3243-4F63-AE1A-FA8BB0F65432}"/>
    <dgm:cxn modelId="{F8A5CA3A-404D-4E36-B697-65BFFAF22BB4}" type="presOf" srcId="{E0EB7F49-04ED-4957-92C7-1A862CEBC68B}" destId="{57BB2BF3-B3EF-4912-ADC1-A1A23814DA88}" srcOrd="0" destOrd="0" presId="urn:microsoft.com/office/officeart/2005/8/layout/radial6"/>
    <dgm:cxn modelId="{1EA5F92B-9A77-4C8C-A0D5-7907DF9BA317}" type="presOf" srcId="{71CCDDB2-A724-4487-A9ED-0A192F08659E}" destId="{C08BA372-8170-449F-BC5B-F559017C95F2}" srcOrd="0" destOrd="0" presId="urn:microsoft.com/office/officeart/2005/8/layout/radial6"/>
    <dgm:cxn modelId="{03BD98E2-F038-42A1-A779-96F88039921C}" type="presOf" srcId="{19EFECDD-3975-46A0-B20F-C947A0D2AF4B}" destId="{3732D331-2C29-498F-AD70-EB3946A873DE}" srcOrd="0" destOrd="0" presId="urn:microsoft.com/office/officeart/2005/8/layout/radial6"/>
    <dgm:cxn modelId="{66B8C184-1856-4C53-8982-63206EBCCD43}" type="presOf" srcId="{E4AA43BB-0331-4746-9509-E6CB18CB8CF7}" destId="{5745D0E0-DAE3-4758-9557-45C1E51CEFF1}" srcOrd="0" destOrd="0" presId="urn:microsoft.com/office/officeart/2005/8/layout/radial6"/>
    <dgm:cxn modelId="{914695CE-EE67-4388-970B-0410793F3C0B}" type="presOf" srcId="{E1CA56A4-C12A-40B7-8670-A0A004CE4238}" destId="{1A34F2A6-C0BD-4F07-B062-53BB7BD53A55}" srcOrd="0" destOrd="0" presId="urn:microsoft.com/office/officeart/2005/8/layout/radial6"/>
    <dgm:cxn modelId="{6BAE63F8-D8D2-45FA-85D5-740CAA83E324}" srcId="{19EFECDD-3975-46A0-B20F-C947A0D2AF4B}" destId="{81366B75-5C98-44B6-9CDF-B220690D3723}" srcOrd="3" destOrd="0" parTransId="{94959FAA-1AA9-4A5F-9D61-6475E187E151}" sibTransId="{B90098F8-4965-480A-BC54-37B4A8AD9B21}"/>
    <dgm:cxn modelId="{4196D164-ACDA-43AC-A13B-957C72FD10C6}" type="presOf" srcId="{B90098F8-4965-480A-BC54-37B4A8AD9B21}" destId="{D1997354-C086-49A1-8025-C5EECF840783}" srcOrd="0" destOrd="0" presId="urn:microsoft.com/office/officeart/2005/8/layout/radial6"/>
    <dgm:cxn modelId="{8CEF081D-1CF2-4FCF-8E0E-4BE32320EBBD}" srcId="{19EFECDD-3975-46A0-B20F-C947A0D2AF4B}" destId="{AC3E1E27-4A99-4759-A31E-1A8C0D25020D}" srcOrd="0" destOrd="0" parTransId="{C3330931-673B-4A5F-A149-0BE9685B366E}" sibTransId="{380B8EDC-D8C0-4FF8-90B8-70576900BB11}"/>
    <dgm:cxn modelId="{49C41EB7-158E-41FC-B907-2D3000986AF1}" type="presOf" srcId="{81366B75-5C98-44B6-9CDF-B220690D3723}" destId="{6B0C5957-97DE-47E4-9CFF-1DF37F0C653A}" srcOrd="0" destOrd="0" presId="urn:microsoft.com/office/officeart/2005/8/layout/radial6"/>
    <dgm:cxn modelId="{95A11790-98EB-4A2B-A571-2759586CB5C9}" srcId="{19EFECDD-3975-46A0-B20F-C947A0D2AF4B}" destId="{E4AA43BB-0331-4746-9509-E6CB18CB8CF7}" srcOrd="4" destOrd="0" parTransId="{9F1FA720-AFAE-47CB-BB22-5C3D4F574466}" sibTransId="{E1CA56A4-C12A-40B7-8670-A0A004CE4238}"/>
    <dgm:cxn modelId="{4A389506-86F8-4AB1-BA82-C55B108BBCB5}" srcId="{19EFECDD-3975-46A0-B20F-C947A0D2AF4B}" destId="{F1B3FCCD-C998-41A9-8D97-E1835F43274D}" srcOrd="1" destOrd="0" parTransId="{0748FEF3-D5F1-4895-B33A-9CB8B23EF7E2}" sibTransId="{71CCDDB2-A724-4487-A9ED-0A192F08659E}"/>
    <dgm:cxn modelId="{E4CA9101-0AC3-4855-BB5F-4E037FCA7D22}" type="presOf" srcId="{F3D7BADF-27A0-486A-B8C4-1E9374B41638}" destId="{CA47C627-6103-4E49-9D71-DCC4F578E86B}" srcOrd="0" destOrd="0" presId="urn:microsoft.com/office/officeart/2005/8/layout/radial6"/>
    <dgm:cxn modelId="{F543F469-505C-4329-B3D3-C6CCCD0504F4}" type="presOf" srcId="{F1B3FCCD-C998-41A9-8D97-E1835F43274D}" destId="{1CB0F592-9823-4190-8920-C319B46C2976}" srcOrd="0" destOrd="0" presId="urn:microsoft.com/office/officeart/2005/8/layout/radial6"/>
    <dgm:cxn modelId="{87FCD510-F682-4709-B866-44903AFC3249}" type="presOf" srcId="{AC3E1E27-4A99-4759-A31E-1A8C0D25020D}" destId="{DAE4235B-3564-4E00-9A86-1FDFB30998D0}" srcOrd="0" destOrd="0" presId="urn:microsoft.com/office/officeart/2005/8/layout/radial6"/>
    <dgm:cxn modelId="{1F960551-9CAA-4FA5-8A87-DE38532C214C}" srcId="{F3D7BADF-27A0-486A-B8C4-1E9374B41638}" destId="{19EFECDD-3975-46A0-B20F-C947A0D2AF4B}" srcOrd="0" destOrd="0" parTransId="{83DD5225-4CCF-448A-AAFB-99864F8FA4FC}" sibTransId="{096A3413-06BB-4D90-B60D-7D62723D62E3}"/>
    <dgm:cxn modelId="{5795F113-C613-443A-98EB-4F3D9BFF4F37}" type="presOf" srcId="{380B8EDC-D8C0-4FF8-90B8-70576900BB11}" destId="{0AE731FE-9B57-4209-9437-781392AE7D12}" srcOrd="0" destOrd="0" presId="urn:microsoft.com/office/officeart/2005/8/layout/radial6"/>
    <dgm:cxn modelId="{91A8E5D8-21E6-41A9-9D74-7A6823A8A6A4}" type="presParOf" srcId="{CA47C627-6103-4E49-9D71-DCC4F578E86B}" destId="{3732D331-2C29-498F-AD70-EB3946A873DE}" srcOrd="0" destOrd="0" presId="urn:microsoft.com/office/officeart/2005/8/layout/radial6"/>
    <dgm:cxn modelId="{3EEC9977-6819-43FB-BABE-C7160CEA7156}" type="presParOf" srcId="{CA47C627-6103-4E49-9D71-DCC4F578E86B}" destId="{DAE4235B-3564-4E00-9A86-1FDFB30998D0}" srcOrd="1" destOrd="0" presId="urn:microsoft.com/office/officeart/2005/8/layout/radial6"/>
    <dgm:cxn modelId="{C2D9BC01-E96B-47D8-BAA1-0321B0E646BC}" type="presParOf" srcId="{CA47C627-6103-4E49-9D71-DCC4F578E86B}" destId="{FE6DD7AF-BBB9-4634-A3DE-623C987F81F0}" srcOrd="2" destOrd="0" presId="urn:microsoft.com/office/officeart/2005/8/layout/radial6"/>
    <dgm:cxn modelId="{B07AE9EE-7B05-4658-9454-139A49EBEF78}" type="presParOf" srcId="{CA47C627-6103-4E49-9D71-DCC4F578E86B}" destId="{0AE731FE-9B57-4209-9437-781392AE7D12}" srcOrd="3" destOrd="0" presId="urn:microsoft.com/office/officeart/2005/8/layout/radial6"/>
    <dgm:cxn modelId="{2762C67D-E691-4193-BFB3-346F4F286FCE}" type="presParOf" srcId="{CA47C627-6103-4E49-9D71-DCC4F578E86B}" destId="{1CB0F592-9823-4190-8920-C319B46C2976}" srcOrd="4" destOrd="0" presId="urn:microsoft.com/office/officeart/2005/8/layout/radial6"/>
    <dgm:cxn modelId="{08982920-0FCF-47A9-BB4A-79281552AE17}" type="presParOf" srcId="{CA47C627-6103-4E49-9D71-DCC4F578E86B}" destId="{9C0F1034-0421-4E88-BCE3-42A93CE69BD9}" srcOrd="5" destOrd="0" presId="urn:microsoft.com/office/officeart/2005/8/layout/radial6"/>
    <dgm:cxn modelId="{80D73EC5-E4C9-477A-9D9C-97B475C2524A}" type="presParOf" srcId="{CA47C627-6103-4E49-9D71-DCC4F578E86B}" destId="{C08BA372-8170-449F-BC5B-F559017C95F2}" srcOrd="6" destOrd="0" presId="urn:microsoft.com/office/officeart/2005/8/layout/radial6"/>
    <dgm:cxn modelId="{7F74531B-6AF1-4DC9-8578-A61A94823F88}" type="presParOf" srcId="{CA47C627-6103-4E49-9D71-DCC4F578E86B}" destId="{57BB2BF3-B3EF-4912-ADC1-A1A23814DA88}" srcOrd="7" destOrd="0" presId="urn:microsoft.com/office/officeart/2005/8/layout/radial6"/>
    <dgm:cxn modelId="{E32A0E83-497D-4ADB-912B-DB29341B453E}" type="presParOf" srcId="{CA47C627-6103-4E49-9D71-DCC4F578E86B}" destId="{D4FA94D0-A795-4133-AB51-1BE756DB83CF}" srcOrd="8" destOrd="0" presId="urn:microsoft.com/office/officeart/2005/8/layout/radial6"/>
    <dgm:cxn modelId="{62507B64-6433-47FB-BE59-3727B5494808}" type="presParOf" srcId="{CA47C627-6103-4E49-9D71-DCC4F578E86B}" destId="{3DB644FC-D8CB-4017-B463-CF6DA19C8C3C}" srcOrd="9" destOrd="0" presId="urn:microsoft.com/office/officeart/2005/8/layout/radial6"/>
    <dgm:cxn modelId="{FDEEE505-3FB3-482D-B9EE-2DA2E0C5D45F}" type="presParOf" srcId="{CA47C627-6103-4E49-9D71-DCC4F578E86B}" destId="{6B0C5957-97DE-47E4-9CFF-1DF37F0C653A}" srcOrd="10" destOrd="0" presId="urn:microsoft.com/office/officeart/2005/8/layout/radial6"/>
    <dgm:cxn modelId="{B7737856-23F0-43FC-B8F6-187D661A294A}" type="presParOf" srcId="{CA47C627-6103-4E49-9D71-DCC4F578E86B}" destId="{A28D1386-E8AB-42A2-9B50-EFC3E4C95F04}" srcOrd="11" destOrd="0" presId="urn:microsoft.com/office/officeart/2005/8/layout/radial6"/>
    <dgm:cxn modelId="{A471AAE0-AEB0-467B-A69A-05DD4B7B0E6F}" type="presParOf" srcId="{CA47C627-6103-4E49-9D71-DCC4F578E86B}" destId="{D1997354-C086-49A1-8025-C5EECF840783}" srcOrd="12" destOrd="0" presId="urn:microsoft.com/office/officeart/2005/8/layout/radial6"/>
    <dgm:cxn modelId="{96AF2B0F-6683-4492-AF39-1E61266720E0}" type="presParOf" srcId="{CA47C627-6103-4E49-9D71-DCC4F578E86B}" destId="{5745D0E0-DAE3-4758-9557-45C1E51CEFF1}" srcOrd="13" destOrd="0" presId="urn:microsoft.com/office/officeart/2005/8/layout/radial6"/>
    <dgm:cxn modelId="{39AC3FEE-769B-4AF0-B13A-6B7EB51BE9D2}" type="presParOf" srcId="{CA47C627-6103-4E49-9D71-DCC4F578E86B}" destId="{BD2D51E0-006F-4010-A706-39A19EE97251}" srcOrd="14" destOrd="0" presId="urn:microsoft.com/office/officeart/2005/8/layout/radial6"/>
    <dgm:cxn modelId="{2C100AC5-72D4-488B-8E45-D229F4ECB4D6}" type="presParOf" srcId="{CA47C627-6103-4E49-9D71-DCC4F578E86B}" destId="{1A34F2A6-C0BD-4F07-B062-53BB7BD53A55}" srcOrd="15" destOrd="0" presId="urn:microsoft.com/office/officeart/2005/8/layout/radial6"/>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3D7BADF-27A0-486A-B8C4-1E9374B41638}"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19EFECDD-3975-46A0-B20F-C947A0D2AF4B}">
      <dgm:prSet phldrT="[Texto]" custT="1"/>
      <dgm:spPr>
        <a:solidFill>
          <a:srgbClr val="92D050"/>
        </a:solidFill>
      </dgm:spPr>
      <dgm:t>
        <a:bodyPr/>
        <a:lstStyle/>
        <a:p>
          <a:pPr algn="ctr"/>
          <a:r>
            <a:rPr lang="es-CO" sz="1000" b="1">
              <a:solidFill>
                <a:sysClr val="windowText" lastClr="000000"/>
              </a:solidFill>
              <a:latin typeface="Century Gothic" panose="020B0502020202020204" pitchFamily="34" charset="0"/>
              <a:ea typeface="+mn-ea"/>
              <a:cs typeface="+mn-cs"/>
            </a:rPr>
            <a:t>OTROS SERVICIOS</a:t>
          </a:r>
          <a:endParaRPr lang="es-CO" sz="1000"/>
        </a:p>
      </dgm:t>
    </dgm:pt>
    <dgm:pt modelId="{83DD5225-4CCF-448A-AAFB-99864F8FA4FC}" type="parTrans" cxnId="{1F960551-9CAA-4FA5-8A87-DE38532C214C}">
      <dgm:prSet/>
      <dgm:spPr/>
      <dgm:t>
        <a:bodyPr/>
        <a:lstStyle/>
        <a:p>
          <a:pPr algn="ctr"/>
          <a:endParaRPr lang="es-CO"/>
        </a:p>
      </dgm:t>
    </dgm:pt>
    <dgm:pt modelId="{096A3413-06BB-4D90-B60D-7D62723D62E3}" type="sibTrans" cxnId="{1F960551-9CAA-4FA5-8A87-DE38532C214C}">
      <dgm:prSet/>
      <dgm:spPr/>
      <dgm:t>
        <a:bodyPr/>
        <a:lstStyle/>
        <a:p>
          <a:pPr algn="ctr"/>
          <a:endParaRPr lang="es-CO"/>
        </a:p>
      </dgm:t>
    </dgm:pt>
    <dgm:pt modelId="{AC3E1E27-4A99-4759-A31E-1A8C0D25020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Ministerio de cultura y turismo</a:t>
          </a:r>
        </a:p>
      </dgm:t>
    </dgm:pt>
    <dgm:pt modelId="{C3330931-673B-4A5F-A149-0BE9685B366E}" type="parTrans" cxnId="{8CEF081D-1CF2-4FCF-8E0E-4BE32320EBBD}">
      <dgm:prSet/>
      <dgm:spPr/>
      <dgm:t>
        <a:bodyPr/>
        <a:lstStyle/>
        <a:p>
          <a:pPr algn="ctr"/>
          <a:endParaRPr lang="es-CO"/>
        </a:p>
      </dgm:t>
    </dgm:pt>
    <dgm:pt modelId="{380B8EDC-D8C0-4FF8-90B8-70576900BB11}" type="sibTrans" cxnId="{8CEF081D-1CF2-4FCF-8E0E-4BE32320EBBD}">
      <dgm:prSet/>
      <dgm:spPr/>
      <dgm:t>
        <a:bodyPr/>
        <a:lstStyle/>
        <a:p>
          <a:pPr algn="ctr"/>
          <a:endParaRPr lang="es-CO"/>
        </a:p>
      </dgm:t>
    </dgm:pt>
    <dgm:pt modelId="{F1B3FCCD-C998-41A9-8D97-E1835F43274D}">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MINTIC</a:t>
          </a:r>
          <a:endParaRPr lang="es-CO" sz="800"/>
        </a:p>
      </dgm:t>
    </dgm:pt>
    <dgm:pt modelId="{0748FEF3-D5F1-4895-B33A-9CB8B23EF7E2}" type="parTrans" cxnId="{4A389506-86F8-4AB1-BA82-C55B108BBCB5}">
      <dgm:prSet/>
      <dgm:spPr/>
      <dgm:t>
        <a:bodyPr/>
        <a:lstStyle/>
        <a:p>
          <a:pPr algn="ctr"/>
          <a:endParaRPr lang="es-CO"/>
        </a:p>
      </dgm:t>
    </dgm:pt>
    <dgm:pt modelId="{71CCDDB2-A724-4487-A9ED-0A192F08659E}" type="sibTrans" cxnId="{4A389506-86F8-4AB1-BA82-C55B108BBCB5}">
      <dgm:prSet/>
      <dgm:spPr/>
      <dgm:t>
        <a:bodyPr/>
        <a:lstStyle/>
        <a:p>
          <a:pPr algn="ctr"/>
          <a:endParaRPr lang="es-CO"/>
        </a:p>
      </dgm:t>
    </dgm:pt>
    <dgm:pt modelId="{C5D71430-63F8-4D3B-B58D-AD5C8DF369B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ea typeface="+mn-ea"/>
              <a:cs typeface="+mn-cs"/>
            </a:rPr>
            <a:t>Superintendencia de industria y comercio</a:t>
          </a:r>
          <a:endParaRPr lang="es-CO" sz="800"/>
        </a:p>
      </dgm:t>
    </dgm:pt>
    <dgm:pt modelId="{97AE2C2C-19C0-4C84-A6CC-7B1C64337036}" type="parTrans" cxnId="{E7D3D455-042C-49B8-8F43-EF956FD301E8}">
      <dgm:prSet/>
      <dgm:spPr/>
      <dgm:t>
        <a:bodyPr/>
        <a:lstStyle/>
        <a:p>
          <a:pPr algn="ctr"/>
          <a:endParaRPr lang="es-CO"/>
        </a:p>
      </dgm:t>
    </dgm:pt>
    <dgm:pt modelId="{200577B2-7152-4857-AE1B-BE2F8779DBB2}" type="sibTrans" cxnId="{E7D3D455-042C-49B8-8F43-EF956FD301E8}">
      <dgm:prSet/>
      <dgm:spPr/>
      <dgm:t>
        <a:bodyPr/>
        <a:lstStyle/>
        <a:p>
          <a:pPr algn="ctr"/>
          <a:endParaRPr lang="es-CO"/>
        </a:p>
      </dgm:t>
    </dgm:pt>
    <dgm:pt modelId="{E0EB7F49-04ED-4957-92C7-1A862CEBC68B}">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Secretaria distrital de gobierno</a:t>
          </a:r>
        </a:p>
      </dgm:t>
    </dgm:pt>
    <dgm:pt modelId="{A7B4E3A4-E54E-49B8-AE42-54F771848A22}" type="parTrans" cxnId="{A026B041-FD49-486C-ABF5-6EA668F8CF4B}">
      <dgm:prSet/>
      <dgm:spPr/>
      <dgm:t>
        <a:bodyPr/>
        <a:lstStyle/>
        <a:p>
          <a:pPr algn="ctr"/>
          <a:endParaRPr lang="es-CO"/>
        </a:p>
      </dgm:t>
    </dgm:pt>
    <dgm:pt modelId="{B50E0F6D-3243-4F63-AE1A-FA8BB0F65432}" type="sibTrans" cxnId="{A026B041-FD49-486C-ABF5-6EA668F8CF4B}">
      <dgm:prSet/>
      <dgm:spPr/>
      <dgm:t>
        <a:bodyPr/>
        <a:lstStyle/>
        <a:p>
          <a:pPr algn="ctr"/>
          <a:endParaRPr lang="es-CO"/>
        </a:p>
      </dgm:t>
    </dgm:pt>
    <dgm:pt modelId="{81366B75-5C98-44B6-9CDF-B220690D3723}">
      <dgm:prSet phldrT="[Texto]" custT="1"/>
      <dgm:spPr>
        <a:solidFill>
          <a:schemeClr val="accent5">
            <a:lumMod val="60000"/>
            <a:lumOff val="40000"/>
          </a:schemeClr>
        </a:solidFill>
      </dgm:spPr>
      <dgm:t>
        <a:bodyPr/>
        <a:lstStyle/>
        <a:p>
          <a:pPr algn="ctr"/>
          <a:r>
            <a:rPr lang="es-CO" sz="800">
              <a:solidFill>
                <a:sysClr val="windowText" lastClr="000000"/>
              </a:solidFill>
              <a:latin typeface="Century Gothic" panose="020B0502020202020204" pitchFamily="34" charset="0"/>
            </a:rPr>
            <a:t>Secretaria De Cultura,recreación Y Deporte.</a:t>
          </a:r>
        </a:p>
      </dgm:t>
    </dgm:pt>
    <dgm:pt modelId="{94959FAA-1AA9-4A5F-9D61-6475E187E151}" type="parTrans" cxnId="{6BAE63F8-D8D2-45FA-85D5-740CAA83E324}">
      <dgm:prSet/>
      <dgm:spPr/>
      <dgm:t>
        <a:bodyPr/>
        <a:lstStyle/>
        <a:p>
          <a:pPr algn="ctr"/>
          <a:endParaRPr lang="es-CO"/>
        </a:p>
      </dgm:t>
    </dgm:pt>
    <dgm:pt modelId="{B90098F8-4965-480A-BC54-37B4A8AD9B21}" type="sibTrans" cxnId="{6BAE63F8-D8D2-45FA-85D5-740CAA83E324}">
      <dgm:prSet/>
      <dgm:spPr/>
      <dgm:t>
        <a:bodyPr/>
        <a:lstStyle/>
        <a:p>
          <a:pPr algn="ctr"/>
          <a:endParaRPr lang="es-CO"/>
        </a:p>
      </dgm:t>
    </dgm:pt>
    <dgm:pt modelId="{CA47C627-6103-4E49-9D71-DCC4F578E86B}" type="pres">
      <dgm:prSet presAssocID="{F3D7BADF-27A0-486A-B8C4-1E9374B41638}" presName="Name0" presStyleCnt="0">
        <dgm:presLayoutVars>
          <dgm:chMax val="1"/>
          <dgm:dir/>
          <dgm:animLvl val="ctr"/>
          <dgm:resizeHandles val="exact"/>
        </dgm:presLayoutVars>
      </dgm:prSet>
      <dgm:spPr/>
      <dgm:t>
        <a:bodyPr/>
        <a:lstStyle/>
        <a:p>
          <a:endParaRPr lang="es-CO"/>
        </a:p>
      </dgm:t>
    </dgm:pt>
    <dgm:pt modelId="{3732D331-2C29-498F-AD70-EB3946A873DE}" type="pres">
      <dgm:prSet presAssocID="{19EFECDD-3975-46A0-B20F-C947A0D2AF4B}" presName="centerShape" presStyleLbl="node0" presStyleIdx="0" presStyleCnt="1"/>
      <dgm:spPr/>
      <dgm:t>
        <a:bodyPr/>
        <a:lstStyle/>
        <a:p>
          <a:endParaRPr lang="es-CO"/>
        </a:p>
      </dgm:t>
    </dgm:pt>
    <dgm:pt modelId="{DAE4235B-3564-4E00-9A86-1FDFB30998D0}" type="pres">
      <dgm:prSet presAssocID="{AC3E1E27-4A99-4759-A31E-1A8C0D25020D}" presName="node" presStyleLbl="node1" presStyleIdx="0" presStyleCnt="5" custScaleX="121470" custScaleY="112648">
        <dgm:presLayoutVars>
          <dgm:bulletEnabled val="1"/>
        </dgm:presLayoutVars>
      </dgm:prSet>
      <dgm:spPr/>
      <dgm:t>
        <a:bodyPr/>
        <a:lstStyle/>
        <a:p>
          <a:endParaRPr lang="es-CO"/>
        </a:p>
      </dgm:t>
    </dgm:pt>
    <dgm:pt modelId="{FE6DD7AF-BBB9-4634-A3DE-623C987F81F0}" type="pres">
      <dgm:prSet presAssocID="{AC3E1E27-4A99-4759-A31E-1A8C0D25020D}" presName="dummy" presStyleCnt="0"/>
      <dgm:spPr/>
    </dgm:pt>
    <dgm:pt modelId="{0AE731FE-9B57-4209-9437-781392AE7D12}" type="pres">
      <dgm:prSet presAssocID="{380B8EDC-D8C0-4FF8-90B8-70576900BB11}" presName="sibTrans" presStyleLbl="sibTrans2D1" presStyleIdx="0" presStyleCnt="5"/>
      <dgm:spPr/>
      <dgm:t>
        <a:bodyPr/>
        <a:lstStyle/>
        <a:p>
          <a:endParaRPr lang="es-CO"/>
        </a:p>
      </dgm:t>
    </dgm:pt>
    <dgm:pt modelId="{1CB0F592-9823-4190-8920-C319B46C2976}" type="pres">
      <dgm:prSet presAssocID="{F1B3FCCD-C998-41A9-8D97-E1835F43274D}" presName="node" presStyleLbl="node1" presStyleIdx="1" presStyleCnt="5" custScaleX="110988" custScaleY="114796" custRadScaleRad="106804" custRadScaleInc="6728">
        <dgm:presLayoutVars>
          <dgm:bulletEnabled val="1"/>
        </dgm:presLayoutVars>
      </dgm:prSet>
      <dgm:spPr/>
      <dgm:t>
        <a:bodyPr/>
        <a:lstStyle/>
        <a:p>
          <a:endParaRPr lang="es-CO"/>
        </a:p>
      </dgm:t>
    </dgm:pt>
    <dgm:pt modelId="{9C0F1034-0421-4E88-BCE3-42A93CE69BD9}" type="pres">
      <dgm:prSet presAssocID="{F1B3FCCD-C998-41A9-8D97-E1835F43274D}" presName="dummy" presStyleCnt="0"/>
      <dgm:spPr/>
    </dgm:pt>
    <dgm:pt modelId="{C08BA372-8170-449F-BC5B-F559017C95F2}" type="pres">
      <dgm:prSet presAssocID="{71CCDDB2-A724-4487-A9ED-0A192F08659E}" presName="sibTrans" presStyleLbl="sibTrans2D1" presStyleIdx="1" presStyleCnt="5"/>
      <dgm:spPr/>
      <dgm:t>
        <a:bodyPr/>
        <a:lstStyle/>
        <a:p>
          <a:endParaRPr lang="es-CO"/>
        </a:p>
      </dgm:t>
    </dgm:pt>
    <dgm:pt modelId="{DF152AF2-66D5-4DA0-AAC4-642AB86821BC}" type="pres">
      <dgm:prSet presAssocID="{C5D71430-63F8-4D3B-B58D-AD5C8DF369B3}" presName="node" presStyleLbl="node1" presStyleIdx="2" presStyleCnt="5" custScaleX="122843" custScaleY="102734" custRadScaleRad="103046" custRadScaleInc="-48256">
        <dgm:presLayoutVars>
          <dgm:bulletEnabled val="1"/>
        </dgm:presLayoutVars>
      </dgm:prSet>
      <dgm:spPr/>
      <dgm:t>
        <a:bodyPr/>
        <a:lstStyle/>
        <a:p>
          <a:endParaRPr lang="es-CO"/>
        </a:p>
      </dgm:t>
    </dgm:pt>
    <dgm:pt modelId="{A65B554E-0B9A-4015-BF8F-290B7A0363A0}" type="pres">
      <dgm:prSet presAssocID="{C5D71430-63F8-4D3B-B58D-AD5C8DF369B3}" presName="dummy" presStyleCnt="0"/>
      <dgm:spPr/>
    </dgm:pt>
    <dgm:pt modelId="{D595B8C4-CFC3-4E43-B5E9-64E733A47BEC}" type="pres">
      <dgm:prSet presAssocID="{200577B2-7152-4857-AE1B-BE2F8779DBB2}" presName="sibTrans" presStyleLbl="sibTrans2D1" presStyleIdx="2" presStyleCnt="5"/>
      <dgm:spPr/>
      <dgm:t>
        <a:bodyPr/>
        <a:lstStyle/>
        <a:p>
          <a:endParaRPr lang="es-CO"/>
        </a:p>
      </dgm:t>
    </dgm:pt>
    <dgm:pt modelId="{57BB2BF3-B3EF-4912-ADC1-A1A23814DA88}" type="pres">
      <dgm:prSet presAssocID="{E0EB7F49-04ED-4957-92C7-1A862CEBC68B}" presName="node" presStyleLbl="node1" presStyleIdx="3" presStyleCnt="5" custScaleX="122851" custScaleY="118074" custRadScaleRad="95758" custRadScaleInc="51858">
        <dgm:presLayoutVars>
          <dgm:bulletEnabled val="1"/>
        </dgm:presLayoutVars>
      </dgm:prSet>
      <dgm:spPr/>
      <dgm:t>
        <a:bodyPr/>
        <a:lstStyle/>
        <a:p>
          <a:endParaRPr lang="es-CO"/>
        </a:p>
      </dgm:t>
    </dgm:pt>
    <dgm:pt modelId="{D4FA94D0-A795-4133-AB51-1BE756DB83CF}" type="pres">
      <dgm:prSet presAssocID="{E0EB7F49-04ED-4957-92C7-1A862CEBC68B}" presName="dummy" presStyleCnt="0"/>
      <dgm:spPr/>
    </dgm:pt>
    <dgm:pt modelId="{3DB644FC-D8CB-4017-B463-CF6DA19C8C3C}" type="pres">
      <dgm:prSet presAssocID="{B50E0F6D-3243-4F63-AE1A-FA8BB0F65432}" presName="sibTrans" presStyleLbl="sibTrans2D1" presStyleIdx="3" presStyleCnt="5"/>
      <dgm:spPr/>
      <dgm:t>
        <a:bodyPr/>
        <a:lstStyle/>
        <a:p>
          <a:endParaRPr lang="es-CO"/>
        </a:p>
      </dgm:t>
    </dgm:pt>
    <dgm:pt modelId="{6B0C5957-97DE-47E4-9CFF-1DF37F0C653A}" type="pres">
      <dgm:prSet presAssocID="{81366B75-5C98-44B6-9CDF-B220690D3723}" presName="node" presStyleLbl="node1" presStyleIdx="4" presStyleCnt="5" custScaleX="121961" custScaleY="113123" custRadScaleRad="104988" custRadScaleInc="27874">
        <dgm:presLayoutVars>
          <dgm:bulletEnabled val="1"/>
        </dgm:presLayoutVars>
      </dgm:prSet>
      <dgm:spPr/>
      <dgm:t>
        <a:bodyPr/>
        <a:lstStyle/>
        <a:p>
          <a:endParaRPr lang="es-CO"/>
        </a:p>
      </dgm:t>
    </dgm:pt>
    <dgm:pt modelId="{A28D1386-E8AB-42A2-9B50-EFC3E4C95F04}" type="pres">
      <dgm:prSet presAssocID="{81366B75-5C98-44B6-9CDF-B220690D3723}" presName="dummy" presStyleCnt="0"/>
      <dgm:spPr/>
    </dgm:pt>
    <dgm:pt modelId="{D1997354-C086-49A1-8025-C5EECF840783}" type="pres">
      <dgm:prSet presAssocID="{B90098F8-4965-480A-BC54-37B4A8AD9B21}" presName="sibTrans" presStyleLbl="sibTrans2D1" presStyleIdx="4" presStyleCnt="5"/>
      <dgm:spPr/>
      <dgm:t>
        <a:bodyPr/>
        <a:lstStyle/>
        <a:p>
          <a:endParaRPr lang="es-CO"/>
        </a:p>
      </dgm:t>
    </dgm:pt>
  </dgm:ptLst>
  <dgm:cxnLst>
    <dgm:cxn modelId="{159525F8-D45A-46AB-AF5F-2E26181126D1}" type="presOf" srcId="{81366B75-5C98-44B6-9CDF-B220690D3723}" destId="{6B0C5957-97DE-47E4-9CFF-1DF37F0C653A}" srcOrd="0" destOrd="0" presId="urn:microsoft.com/office/officeart/2005/8/layout/radial6"/>
    <dgm:cxn modelId="{A026B041-FD49-486C-ABF5-6EA668F8CF4B}" srcId="{19EFECDD-3975-46A0-B20F-C947A0D2AF4B}" destId="{E0EB7F49-04ED-4957-92C7-1A862CEBC68B}" srcOrd="3" destOrd="0" parTransId="{A7B4E3A4-E54E-49B8-AE42-54F771848A22}" sibTransId="{B50E0F6D-3243-4F63-AE1A-FA8BB0F65432}"/>
    <dgm:cxn modelId="{36EA4A7A-4A40-4C66-9111-BF63B292FBE0}" type="presOf" srcId="{AC3E1E27-4A99-4759-A31E-1A8C0D25020D}" destId="{DAE4235B-3564-4E00-9A86-1FDFB30998D0}" srcOrd="0" destOrd="0" presId="urn:microsoft.com/office/officeart/2005/8/layout/radial6"/>
    <dgm:cxn modelId="{E37A6E89-6B88-4070-9CF7-856F92A253FF}" type="presOf" srcId="{F3D7BADF-27A0-486A-B8C4-1E9374B41638}" destId="{CA47C627-6103-4E49-9D71-DCC4F578E86B}" srcOrd="0" destOrd="0" presId="urn:microsoft.com/office/officeart/2005/8/layout/radial6"/>
    <dgm:cxn modelId="{B50034BA-5FD3-4195-976F-73CA6A9A8183}" type="presOf" srcId="{F1B3FCCD-C998-41A9-8D97-E1835F43274D}" destId="{1CB0F592-9823-4190-8920-C319B46C2976}" srcOrd="0" destOrd="0" presId="urn:microsoft.com/office/officeart/2005/8/layout/radial6"/>
    <dgm:cxn modelId="{F08B1EC3-6DC3-46D6-B425-20D54DA811EB}" type="presOf" srcId="{380B8EDC-D8C0-4FF8-90B8-70576900BB11}" destId="{0AE731FE-9B57-4209-9437-781392AE7D12}" srcOrd="0" destOrd="0" presId="urn:microsoft.com/office/officeart/2005/8/layout/radial6"/>
    <dgm:cxn modelId="{232D1040-97AE-4022-B769-03AF45B799CF}" type="presOf" srcId="{200577B2-7152-4857-AE1B-BE2F8779DBB2}" destId="{D595B8C4-CFC3-4E43-B5E9-64E733A47BEC}" srcOrd="0" destOrd="0" presId="urn:microsoft.com/office/officeart/2005/8/layout/radial6"/>
    <dgm:cxn modelId="{6BAE63F8-D8D2-45FA-85D5-740CAA83E324}" srcId="{19EFECDD-3975-46A0-B20F-C947A0D2AF4B}" destId="{81366B75-5C98-44B6-9CDF-B220690D3723}" srcOrd="4" destOrd="0" parTransId="{94959FAA-1AA9-4A5F-9D61-6475E187E151}" sibTransId="{B90098F8-4965-480A-BC54-37B4A8AD9B21}"/>
    <dgm:cxn modelId="{D2B28BBF-ED71-4099-8AAD-336C7D685154}" type="presOf" srcId="{B90098F8-4965-480A-BC54-37B4A8AD9B21}" destId="{D1997354-C086-49A1-8025-C5EECF840783}" srcOrd="0" destOrd="0" presId="urn:microsoft.com/office/officeart/2005/8/layout/radial6"/>
    <dgm:cxn modelId="{8CEF081D-1CF2-4FCF-8E0E-4BE32320EBBD}" srcId="{19EFECDD-3975-46A0-B20F-C947A0D2AF4B}" destId="{AC3E1E27-4A99-4759-A31E-1A8C0D25020D}" srcOrd="0" destOrd="0" parTransId="{C3330931-673B-4A5F-A149-0BE9685B366E}" sibTransId="{380B8EDC-D8C0-4FF8-90B8-70576900BB11}"/>
    <dgm:cxn modelId="{BC132089-F348-4B62-9E2D-8EC528E6FEF6}" type="presOf" srcId="{19EFECDD-3975-46A0-B20F-C947A0D2AF4B}" destId="{3732D331-2C29-498F-AD70-EB3946A873DE}" srcOrd="0" destOrd="0" presId="urn:microsoft.com/office/officeart/2005/8/layout/radial6"/>
    <dgm:cxn modelId="{2B4EDB3E-6374-4E9A-95D0-1EE4C2F6F9F4}" type="presOf" srcId="{B50E0F6D-3243-4F63-AE1A-FA8BB0F65432}" destId="{3DB644FC-D8CB-4017-B463-CF6DA19C8C3C}" srcOrd="0" destOrd="0" presId="urn:microsoft.com/office/officeart/2005/8/layout/radial6"/>
    <dgm:cxn modelId="{D0278ADB-4AD4-4312-B064-5A66FE66ABCB}" type="presOf" srcId="{E0EB7F49-04ED-4957-92C7-1A862CEBC68B}" destId="{57BB2BF3-B3EF-4912-ADC1-A1A23814DA88}" srcOrd="0" destOrd="0" presId="urn:microsoft.com/office/officeart/2005/8/layout/radial6"/>
    <dgm:cxn modelId="{4A389506-86F8-4AB1-BA82-C55B108BBCB5}" srcId="{19EFECDD-3975-46A0-B20F-C947A0D2AF4B}" destId="{F1B3FCCD-C998-41A9-8D97-E1835F43274D}" srcOrd="1" destOrd="0" parTransId="{0748FEF3-D5F1-4895-B33A-9CB8B23EF7E2}" sibTransId="{71CCDDB2-A724-4487-A9ED-0A192F08659E}"/>
    <dgm:cxn modelId="{E7D3D455-042C-49B8-8F43-EF956FD301E8}" srcId="{19EFECDD-3975-46A0-B20F-C947A0D2AF4B}" destId="{C5D71430-63F8-4D3B-B58D-AD5C8DF369B3}" srcOrd="2" destOrd="0" parTransId="{97AE2C2C-19C0-4C84-A6CC-7B1C64337036}" sibTransId="{200577B2-7152-4857-AE1B-BE2F8779DBB2}"/>
    <dgm:cxn modelId="{1F960551-9CAA-4FA5-8A87-DE38532C214C}" srcId="{F3D7BADF-27A0-486A-B8C4-1E9374B41638}" destId="{19EFECDD-3975-46A0-B20F-C947A0D2AF4B}" srcOrd="0" destOrd="0" parTransId="{83DD5225-4CCF-448A-AAFB-99864F8FA4FC}" sibTransId="{096A3413-06BB-4D90-B60D-7D62723D62E3}"/>
    <dgm:cxn modelId="{553D4DF3-A63A-4F57-8F5D-01C07A345DDB}" type="presOf" srcId="{C5D71430-63F8-4D3B-B58D-AD5C8DF369B3}" destId="{DF152AF2-66D5-4DA0-AAC4-642AB86821BC}" srcOrd="0" destOrd="0" presId="urn:microsoft.com/office/officeart/2005/8/layout/radial6"/>
    <dgm:cxn modelId="{937D9E83-1B8C-4868-BB83-C76826143600}" type="presOf" srcId="{71CCDDB2-A724-4487-A9ED-0A192F08659E}" destId="{C08BA372-8170-449F-BC5B-F559017C95F2}" srcOrd="0" destOrd="0" presId="urn:microsoft.com/office/officeart/2005/8/layout/radial6"/>
    <dgm:cxn modelId="{FA08A829-4309-4458-9D48-96E69FD3CF90}" type="presParOf" srcId="{CA47C627-6103-4E49-9D71-DCC4F578E86B}" destId="{3732D331-2C29-498F-AD70-EB3946A873DE}" srcOrd="0" destOrd="0" presId="urn:microsoft.com/office/officeart/2005/8/layout/radial6"/>
    <dgm:cxn modelId="{1C3E72DD-9E83-46DA-AE76-C4C4C55B01F5}" type="presParOf" srcId="{CA47C627-6103-4E49-9D71-DCC4F578E86B}" destId="{DAE4235B-3564-4E00-9A86-1FDFB30998D0}" srcOrd="1" destOrd="0" presId="urn:microsoft.com/office/officeart/2005/8/layout/radial6"/>
    <dgm:cxn modelId="{D2129A04-2C2F-4644-AB8D-746DE1AF5D01}" type="presParOf" srcId="{CA47C627-6103-4E49-9D71-DCC4F578E86B}" destId="{FE6DD7AF-BBB9-4634-A3DE-623C987F81F0}" srcOrd="2" destOrd="0" presId="urn:microsoft.com/office/officeart/2005/8/layout/radial6"/>
    <dgm:cxn modelId="{DBA02235-C49B-4DBC-94EF-46B77DC9B41F}" type="presParOf" srcId="{CA47C627-6103-4E49-9D71-DCC4F578E86B}" destId="{0AE731FE-9B57-4209-9437-781392AE7D12}" srcOrd="3" destOrd="0" presId="urn:microsoft.com/office/officeart/2005/8/layout/radial6"/>
    <dgm:cxn modelId="{D676DE7B-F4E6-4E8D-BCAE-43F4B40AB855}" type="presParOf" srcId="{CA47C627-6103-4E49-9D71-DCC4F578E86B}" destId="{1CB0F592-9823-4190-8920-C319B46C2976}" srcOrd="4" destOrd="0" presId="urn:microsoft.com/office/officeart/2005/8/layout/radial6"/>
    <dgm:cxn modelId="{930D7A1B-2DDA-434D-A889-45B6B65E8173}" type="presParOf" srcId="{CA47C627-6103-4E49-9D71-DCC4F578E86B}" destId="{9C0F1034-0421-4E88-BCE3-42A93CE69BD9}" srcOrd="5" destOrd="0" presId="urn:microsoft.com/office/officeart/2005/8/layout/radial6"/>
    <dgm:cxn modelId="{3FEA5A27-BF89-48F8-BA81-239F8F35FBE6}" type="presParOf" srcId="{CA47C627-6103-4E49-9D71-DCC4F578E86B}" destId="{C08BA372-8170-449F-BC5B-F559017C95F2}" srcOrd="6" destOrd="0" presId="urn:microsoft.com/office/officeart/2005/8/layout/radial6"/>
    <dgm:cxn modelId="{BA569BCE-ABDB-4C9E-909F-7BBBC1D3E297}" type="presParOf" srcId="{CA47C627-6103-4E49-9D71-DCC4F578E86B}" destId="{DF152AF2-66D5-4DA0-AAC4-642AB86821BC}" srcOrd="7" destOrd="0" presId="urn:microsoft.com/office/officeart/2005/8/layout/radial6"/>
    <dgm:cxn modelId="{FD24B247-EFB1-4874-9766-5C5A9E58A459}" type="presParOf" srcId="{CA47C627-6103-4E49-9D71-DCC4F578E86B}" destId="{A65B554E-0B9A-4015-BF8F-290B7A0363A0}" srcOrd="8" destOrd="0" presId="urn:microsoft.com/office/officeart/2005/8/layout/radial6"/>
    <dgm:cxn modelId="{8551A110-E935-44C7-86FE-E7A74B5D0088}" type="presParOf" srcId="{CA47C627-6103-4E49-9D71-DCC4F578E86B}" destId="{D595B8C4-CFC3-4E43-B5E9-64E733A47BEC}" srcOrd="9" destOrd="0" presId="urn:microsoft.com/office/officeart/2005/8/layout/radial6"/>
    <dgm:cxn modelId="{09FBF0A7-014E-42A7-B733-2025FED9B622}" type="presParOf" srcId="{CA47C627-6103-4E49-9D71-DCC4F578E86B}" destId="{57BB2BF3-B3EF-4912-ADC1-A1A23814DA88}" srcOrd="10" destOrd="0" presId="urn:microsoft.com/office/officeart/2005/8/layout/radial6"/>
    <dgm:cxn modelId="{623B3B92-8566-4967-A661-655965D5491D}" type="presParOf" srcId="{CA47C627-6103-4E49-9D71-DCC4F578E86B}" destId="{D4FA94D0-A795-4133-AB51-1BE756DB83CF}" srcOrd="11" destOrd="0" presId="urn:microsoft.com/office/officeart/2005/8/layout/radial6"/>
    <dgm:cxn modelId="{99FE4C8D-80BA-4C78-B3B4-9B74A00B500D}" type="presParOf" srcId="{CA47C627-6103-4E49-9D71-DCC4F578E86B}" destId="{3DB644FC-D8CB-4017-B463-CF6DA19C8C3C}" srcOrd="12" destOrd="0" presId="urn:microsoft.com/office/officeart/2005/8/layout/radial6"/>
    <dgm:cxn modelId="{EA23F333-C874-47A4-B568-A1215930BAC6}" type="presParOf" srcId="{CA47C627-6103-4E49-9D71-DCC4F578E86B}" destId="{6B0C5957-97DE-47E4-9CFF-1DF37F0C653A}" srcOrd="13" destOrd="0" presId="urn:microsoft.com/office/officeart/2005/8/layout/radial6"/>
    <dgm:cxn modelId="{D1FDAB81-E92D-477A-8D62-806FE20BAF85}" type="presParOf" srcId="{CA47C627-6103-4E49-9D71-DCC4F578E86B}" destId="{A28D1386-E8AB-42A2-9B50-EFC3E4C95F04}" srcOrd="14" destOrd="0" presId="urn:microsoft.com/office/officeart/2005/8/layout/radial6"/>
    <dgm:cxn modelId="{33954967-11E2-4040-9924-942E8E3D6139}" type="presParOf" srcId="{CA47C627-6103-4E49-9D71-DCC4F578E86B}" destId="{D1997354-C086-49A1-8025-C5EECF840783}" srcOrd="15" destOrd="0" presId="urn:microsoft.com/office/officeart/2005/8/layout/radial6"/>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7C4C4A-9F87-4A4C-B278-52B80A274E69}">
      <dsp:nvSpPr>
        <dsp:cNvPr id="0" name=""/>
        <dsp:cNvSpPr/>
      </dsp:nvSpPr>
      <dsp:spPr>
        <a:xfrm>
          <a:off x="473823" y="274837"/>
          <a:ext cx="2237488" cy="2237488"/>
        </a:xfrm>
        <a:prstGeom prst="blockArc">
          <a:avLst>
            <a:gd name="adj1" fmla="val 13127840"/>
            <a:gd name="adj2" fmla="val 16525175"/>
            <a:gd name="adj3" fmla="val 3880"/>
          </a:avLst>
        </a:prstGeom>
        <a:solidFill>
          <a:schemeClr val="accent1">
            <a:shade val="90000"/>
            <a:hueOff val="350915"/>
            <a:satOff val="-3215"/>
            <a:lumOff val="2775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5D17D0F-6A1F-4F1C-B19A-6C9250264F87}">
      <dsp:nvSpPr>
        <dsp:cNvPr id="0" name=""/>
        <dsp:cNvSpPr/>
      </dsp:nvSpPr>
      <dsp:spPr>
        <a:xfrm>
          <a:off x="518606" y="215076"/>
          <a:ext cx="2237488" cy="2237488"/>
        </a:xfrm>
        <a:prstGeom prst="blockArc">
          <a:avLst>
            <a:gd name="adj1" fmla="val 10029876"/>
            <a:gd name="adj2" fmla="val 12893778"/>
            <a:gd name="adj3" fmla="val 3880"/>
          </a:avLst>
        </a:prstGeom>
        <a:solidFill>
          <a:schemeClr val="accent1">
            <a:shade val="90000"/>
            <a:hueOff val="292429"/>
            <a:satOff val="-2679"/>
            <a:lumOff val="231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F2ED827-148F-442C-887D-FF95581ED20D}">
      <dsp:nvSpPr>
        <dsp:cNvPr id="0" name=""/>
        <dsp:cNvSpPr/>
      </dsp:nvSpPr>
      <dsp:spPr>
        <a:xfrm>
          <a:off x="535305" y="305842"/>
          <a:ext cx="2237488" cy="2237488"/>
        </a:xfrm>
        <a:prstGeom prst="blockArc">
          <a:avLst>
            <a:gd name="adj1" fmla="val 7170081"/>
            <a:gd name="adj2" fmla="val 10319164"/>
            <a:gd name="adj3" fmla="val 3880"/>
          </a:avLst>
        </a:prstGeom>
        <a:solidFill>
          <a:schemeClr val="accent1">
            <a:shade val="90000"/>
            <a:hueOff val="233943"/>
            <a:satOff val="-2143"/>
            <a:lumOff val="1850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DF77520-C967-41EA-B397-DB92795843BF}">
      <dsp:nvSpPr>
        <dsp:cNvPr id="0" name=""/>
        <dsp:cNvSpPr/>
      </dsp:nvSpPr>
      <dsp:spPr>
        <a:xfrm>
          <a:off x="656563" y="385470"/>
          <a:ext cx="2237488" cy="2237488"/>
        </a:xfrm>
        <a:prstGeom prst="blockArc">
          <a:avLst>
            <a:gd name="adj1" fmla="val 3312655"/>
            <a:gd name="adj2" fmla="val 7624999"/>
            <a:gd name="adj3" fmla="val 3880"/>
          </a:avLst>
        </a:prstGeom>
        <a:solidFill>
          <a:schemeClr val="accent1">
            <a:shade val="90000"/>
            <a:hueOff val="175458"/>
            <a:satOff val="-1607"/>
            <a:lumOff val="1387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D1F324D-D066-4086-8792-A5B9180CEFE6}">
      <dsp:nvSpPr>
        <dsp:cNvPr id="0" name=""/>
        <dsp:cNvSpPr/>
      </dsp:nvSpPr>
      <dsp:spPr>
        <a:xfrm>
          <a:off x="613562" y="416919"/>
          <a:ext cx="2237488" cy="2237488"/>
        </a:xfrm>
        <a:prstGeom prst="blockArc">
          <a:avLst>
            <a:gd name="adj1" fmla="val 393222"/>
            <a:gd name="adj2" fmla="val 3145695"/>
            <a:gd name="adj3" fmla="val 3880"/>
          </a:avLst>
        </a:prstGeom>
        <a:solidFill>
          <a:schemeClr val="accent1">
            <a:shade val="90000"/>
            <a:hueOff val="116972"/>
            <a:satOff val="-1072"/>
            <a:lumOff val="925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A9C27A4-8855-4AEA-839E-6271709DB431}">
      <dsp:nvSpPr>
        <dsp:cNvPr id="0" name=""/>
        <dsp:cNvSpPr/>
      </dsp:nvSpPr>
      <dsp:spPr>
        <a:xfrm>
          <a:off x="655141" y="218740"/>
          <a:ext cx="2237488" cy="2237488"/>
        </a:xfrm>
        <a:prstGeom prst="blockArc">
          <a:avLst>
            <a:gd name="adj1" fmla="val 19584604"/>
            <a:gd name="adj2" fmla="val 1028675"/>
            <a:gd name="adj3" fmla="val 3880"/>
          </a:avLst>
        </a:prstGeom>
        <a:solidFill>
          <a:schemeClr val="accent1">
            <a:shade val="90000"/>
            <a:hueOff val="58486"/>
            <a:satOff val="-536"/>
            <a:lumOff val="46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61F0EFA-9606-4C13-8016-5631B71DCC9C}">
      <dsp:nvSpPr>
        <dsp:cNvPr id="0" name=""/>
        <dsp:cNvSpPr/>
      </dsp:nvSpPr>
      <dsp:spPr>
        <a:xfrm>
          <a:off x="693999" y="273531"/>
          <a:ext cx="2237488" cy="2237488"/>
        </a:xfrm>
        <a:prstGeom prst="blockArc">
          <a:avLst>
            <a:gd name="adj1" fmla="val 15834044"/>
            <a:gd name="adj2" fmla="val 19374078"/>
            <a:gd name="adj3" fmla="val 3880"/>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401D7BC-312D-4278-85DD-838037069EBD}">
      <dsp:nvSpPr>
        <dsp:cNvPr id="0" name=""/>
        <dsp:cNvSpPr/>
      </dsp:nvSpPr>
      <dsp:spPr>
        <a:xfrm>
          <a:off x="1182914" y="1108091"/>
          <a:ext cx="1060028" cy="635042"/>
        </a:xfrm>
        <a:prstGeom prst="ellipse">
          <a:avLst/>
        </a:prstGeom>
        <a:solidFill>
          <a:srgbClr val="92D050"/>
        </a:soli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latin typeface="Century Gothic" panose="020B0502020202020204" pitchFamily="34" charset="0"/>
            </a:rPr>
            <a:t>E-GOVERNMENT</a:t>
          </a:r>
          <a:r>
            <a:rPr lang="es-CO" sz="900" b="1" kern="1200"/>
            <a:t> </a:t>
          </a:r>
          <a:endParaRPr lang="es-CO" sz="900" b="1" kern="1200">
            <a:latin typeface="Century Gothic" panose="020B0502020202020204" pitchFamily="34" charset="0"/>
          </a:endParaRPr>
        </a:p>
      </dsp:txBody>
      <dsp:txXfrm>
        <a:off x="1338152" y="1201091"/>
        <a:ext cx="749552" cy="449042"/>
      </dsp:txXfrm>
    </dsp:sp>
    <dsp:sp modelId="{3202D3C7-84E7-4A19-89D3-08D5DCED1DF7}">
      <dsp:nvSpPr>
        <dsp:cNvPr id="0" name=""/>
        <dsp:cNvSpPr/>
      </dsp:nvSpPr>
      <dsp:spPr>
        <a:xfrm>
          <a:off x="1223750" y="0"/>
          <a:ext cx="944863" cy="602891"/>
        </a:xfrm>
        <a:prstGeom prst="ellipse">
          <a:avLst/>
        </a:prstGeom>
        <a:solidFill>
          <a:schemeClr val="accent5">
            <a:lumMod val="60000"/>
            <a:lumOff val="40000"/>
          </a:schemeClr>
        </a:solidFill>
        <a:ln w="19050" cap="flat" cmpd="sng" algn="ctr">
          <a:solidFill>
            <a:schemeClr val="lt1"/>
          </a:solidFill>
          <a:prstDash val="solid"/>
          <a:miter lim="800000"/>
        </a:ln>
        <a:effectLst/>
      </dsp:spPr>
      <dsp:style>
        <a:lnRef idx="3">
          <a:schemeClr val="lt1"/>
        </a:lnRef>
        <a:fillRef idx="1">
          <a:schemeClr val="accent5"/>
        </a:fillRef>
        <a:effectRef idx="1">
          <a:schemeClr val="accent5"/>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Ministerios de la Republica</a:t>
          </a:r>
        </a:p>
      </dsp:txBody>
      <dsp:txXfrm>
        <a:off x="1362122" y="88291"/>
        <a:ext cx="668119" cy="426309"/>
      </dsp:txXfrm>
    </dsp:sp>
    <dsp:sp modelId="{CAC3AA5E-2FFA-4EFD-93C3-8838760BDD95}">
      <dsp:nvSpPr>
        <dsp:cNvPr id="0" name=""/>
        <dsp:cNvSpPr/>
      </dsp:nvSpPr>
      <dsp:spPr>
        <a:xfrm>
          <a:off x="2233579" y="414016"/>
          <a:ext cx="908321" cy="633071"/>
        </a:xfrm>
        <a:prstGeom prst="ellipse">
          <a:avLst/>
        </a:prstGeom>
        <a:solidFill>
          <a:schemeClr val="accent5">
            <a:lumMod val="60000"/>
            <a:lumOff val="40000"/>
          </a:schemeClr>
        </a:soli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Century Gothic" panose="020B0502020202020204" pitchFamily="34" charset="0"/>
            </a:rPr>
            <a:t>Gobierno Colombia</a:t>
          </a:r>
        </a:p>
      </dsp:txBody>
      <dsp:txXfrm>
        <a:off x="2366600" y="506727"/>
        <a:ext cx="642279" cy="447649"/>
      </dsp:txXfrm>
    </dsp:sp>
    <dsp:sp modelId="{1B813B3E-5DB9-4633-A5DA-35AA65CA91D5}">
      <dsp:nvSpPr>
        <dsp:cNvPr id="0" name=""/>
        <dsp:cNvSpPr/>
      </dsp:nvSpPr>
      <dsp:spPr>
        <a:xfrm>
          <a:off x="2323626" y="1359428"/>
          <a:ext cx="997103" cy="602891"/>
        </a:xfrm>
        <a:prstGeom prst="ellipse">
          <a:avLst/>
        </a:prstGeom>
        <a:solidFill>
          <a:schemeClr val="accent5">
            <a:lumMod val="60000"/>
            <a:lumOff val="40000"/>
          </a:schemeClr>
        </a:soli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Century Gothic" panose="020B0502020202020204" pitchFamily="34" charset="0"/>
            </a:rPr>
            <a:t>Presidencia de la Republica</a:t>
          </a:r>
        </a:p>
      </dsp:txBody>
      <dsp:txXfrm>
        <a:off x="2469648" y="1447719"/>
        <a:ext cx="705059" cy="426309"/>
      </dsp:txXfrm>
    </dsp:sp>
    <dsp:sp modelId="{ADFFD5D7-ECD3-4F88-B708-09164F0DC8B6}">
      <dsp:nvSpPr>
        <dsp:cNvPr id="0" name=""/>
        <dsp:cNvSpPr/>
      </dsp:nvSpPr>
      <dsp:spPr>
        <a:xfrm>
          <a:off x="1927477" y="2158410"/>
          <a:ext cx="947509" cy="493514"/>
        </a:xfrm>
        <a:prstGeom prst="ellipse">
          <a:avLst/>
        </a:prstGeom>
        <a:solidFill>
          <a:schemeClr val="accent5">
            <a:lumMod val="60000"/>
            <a:lumOff val="40000"/>
          </a:schemeClr>
        </a:soli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FINDETER</a:t>
          </a:r>
        </a:p>
      </dsp:txBody>
      <dsp:txXfrm>
        <a:off x="2066236" y="2230683"/>
        <a:ext cx="669991" cy="348968"/>
      </dsp:txXfrm>
    </dsp:sp>
    <dsp:sp modelId="{BB906B60-7F80-4328-B03C-CA375AE58BE0}">
      <dsp:nvSpPr>
        <dsp:cNvPr id="0" name=""/>
        <dsp:cNvSpPr/>
      </dsp:nvSpPr>
      <dsp:spPr>
        <a:xfrm>
          <a:off x="605759" y="2137144"/>
          <a:ext cx="1016118" cy="484489"/>
        </a:xfrm>
        <a:prstGeom prst="ellipse">
          <a:avLst/>
        </a:prstGeom>
        <a:solidFill>
          <a:schemeClr val="accent5">
            <a:lumMod val="60000"/>
            <a:lumOff val="40000"/>
          </a:schemeClr>
        </a:soli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Century Gothic" panose="020B0502020202020204" pitchFamily="34" charset="0"/>
            </a:rPr>
            <a:t>Vice Presidencia de la Republica </a:t>
          </a:r>
        </a:p>
      </dsp:txBody>
      <dsp:txXfrm>
        <a:off x="754566" y="2208096"/>
        <a:ext cx="718504" cy="342585"/>
      </dsp:txXfrm>
    </dsp:sp>
    <dsp:sp modelId="{371B6520-C663-4B2E-8F71-955E2C23BEAA}">
      <dsp:nvSpPr>
        <dsp:cNvPr id="0" name=""/>
        <dsp:cNvSpPr/>
      </dsp:nvSpPr>
      <dsp:spPr>
        <a:xfrm>
          <a:off x="3097" y="1321158"/>
          <a:ext cx="1129251" cy="512740"/>
        </a:xfrm>
        <a:prstGeom prst="ellipse">
          <a:avLst/>
        </a:prstGeom>
        <a:solidFill>
          <a:schemeClr val="accent5">
            <a:lumMod val="60000"/>
            <a:lumOff val="40000"/>
          </a:schemeClr>
        </a:solidFill>
        <a:ln w="19050" cap="flat" cmpd="sng" algn="ctr">
          <a:solidFill>
            <a:schemeClr val="lt1"/>
          </a:solidFill>
          <a:prstDash val="solid"/>
          <a:miter lim="800000"/>
        </a:ln>
        <a:effectLst/>
      </dsp:spPr>
      <dsp:style>
        <a:lnRef idx="3">
          <a:schemeClr val="lt1"/>
        </a:lnRef>
        <a:fillRef idx="1">
          <a:schemeClr val="accent5"/>
        </a:fillRef>
        <a:effectRef idx="1">
          <a:schemeClr val="accent5"/>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Gobernaciones</a:t>
          </a:r>
        </a:p>
      </dsp:txBody>
      <dsp:txXfrm>
        <a:off x="168472" y="1396247"/>
        <a:ext cx="798501" cy="362562"/>
      </dsp:txXfrm>
    </dsp:sp>
    <dsp:sp modelId="{5D441044-9570-445C-A061-B8C11DF9949C}">
      <dsp:nvSpPr>
        <dsp:cNvPr id="0" name=""/>
        <dsp:cNvSpPr/>
      </dsp:nvSpPr>
      <dsp:spPr>
        <a:xfrm>
          <a:off x="320662" y="418497"/>
          <a:ext cx="833816" cy="575429"/>
        </a:xfrm>
        <a:prstGeom prst="ellipse">
          <a:avLst/>
        </a:prstGeom>
        <a:solidFill>
          <a:schemeClr val="accent5">
            <a:lumMod val="60000"/>
            <a:lumOff val="40000"/>
          </a:schemeClr>
        </a:soli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Century Gothic" panose="020B0502020202020204" pitchFamily="34" charset="0"/>
            </a:rPr>
            <a:t>Alcaldias</a:t>
          </a:r>
        </a:p>
      </dsp:txBody>
      <dsp:txXfrm>
        <a:off x="442772" y="502767"/>
        <a:ext cx="589596" cy="4068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997354-C086-49A1-8025-C5EECF840783}">
      <dsp:nvSpPr>
        <dsp:cNvPr id="0" name=""/>
        <dsp:cNvSpPr/>
      </dsp:nvSpPr>
      <dsp:spPr>
        <a:xfrm>
          <a:off x="919220" y="277991"/>
          <a:ext cx="2066877" cy="2066877"/>
        </a:xfrm>
        <a:prstGeom prst="blockArc">
          <a:avLst>
            <a:gd name="adj1" fmla="val 11820882"/>
            <a:gd name="adj2" fmla="val 16218421"/>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B644FC-D8CB-4017-B463-CF6DA19C8C3C}">
      <dsp:nvSpPr>
        <dsp:cNvPr id="0" name=""/>
        <dsp:cNvSpPr/>
      </dsp:nvSpPr>
      <dsp:spPr>
        <a:xfrm>
          <a:off x="913997" y="294546"/>
          <a:ext cx="2066877" cy="2066877"/>
        </a:xfrm>
        <a:prstGeom prst="blockArc">
          <a:avLst>
            <a:gd name="adj1" fmla="val 7560000"/>
            <a:gd name="adj2" fmla="val 1188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595B8C4-CFC3-4E43-B5E9-64E733A47BEC}">
      <dsp:nvSpPr>
        <dsp:cNvPr id="0" name=""/>
        <dsp:cNvSpPr/>
      </dsp:nvSpPr>
      <dsp:spPr>
        <a:xfrm>
          <a:off x="928382" y="305193"/>
          <a:ext cx="2066877" cy="2066877"/>
        </a:xfrm>
        <a:prstGeom prst="blockArc">
          <a:avLst>
            <a:gd name="adj1" fmla="val 2734715"/>
            <a:gd name="adj2" fmla="val 7620945"/>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8BA372-8170-449F-BC5B-F559017C95F2}">
      <dsp:nvSpPr>
        <dsp:cNvPr id="0" name=""/>
        <dsp:cNvSpPr/>
      </dsp:nvSpPr>
      <dsp:spPr>
        <a:xfrm>
          <a:off x="920271" y="313232"/>
          <a:ext cx="2066877" cy="2066877"/>
        </a:xfrm>
        <a:prstGeom prst="blockArc">
          <a:avLst>
            <a:gd name="adj1" fmla="val 20452875"/>
            <a:gd name="adj2" fmla="val 2695826"/>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E731FE-9B57-4209-9437-781392AE7D12}">
      <dsp:nvSpPr>
        <dsp:cNvPr id="0" name=""/>
        <dsp:cNvSpPr/>
      </dsp:nvSpPr>
      <dsp:spPr>
        <a:xfrm>
          <a:off x="908741" y="277880"/>
          <a:ext cx="2066877" cy="2066877"/>
        </a:xfrm>
        <a:prstGeom prst="blockArc">
          <a:avLst>
            <a:gd name="adj1" fmla="val 16254107"/>
            <a:gd name="adj2" fmla="val 20579511"/>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32D331-2C29-498F-AD70-EB3946A873DE}">
      <dsp:nvSpPr>
        <dsp:cNvPr id="0" name=""/>
        <dsp:cNvSpPr/>
      </dsp:nvSpPr>
      <dsp:spPr>
        <a:xfrm>
          <a:off x="1472159" y="852708"/>
          <a:ext cx="950554" cy="950554"/>
        </a:xfrm>
        <a:prstGeom prst="ellipse">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Century Gothic" panose="020B0502020202020204" pitchFamily="34" charset="0"/>
              <a:ea typeface="+mn-ea"/>
              <a:cs typeface="+mn-cs"/>
            </a:rPr>
            <a:t>MOVILIDAD</a:t>
          </a:r>
          <a:endParaRPr lang="es-CO" sz="900" kern="1200"/>
        </a:p>
      </dsp:txBody>
      <dsp:txXfrm>
        <a:off x="1611364" y="991913"/>
        <a:ext cx="672144" cy="672144"/>
      </dsp:txXfrm>
    </dsp:sp>
    <dsp:sp modelId="{DAE4235B-3564-4E00-9A86-1FDFB30998D0}">
      <dsp:nvSpPr>
        <dsp:cNvPr id="0" name=""/>
        <dsp:cNvSpPr/>
      </dsp:nvSpPr>
      <dsp:spPr>
        <a:xfrm>
          <a:off x="1455374" y="0"/>
          <a:ext cx="1005388" cy="603919"/>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Ministerios de la republica</a:t>
          </a:r>
          <a:endParaRPr lang="es-CO" sz="800" kern="1200">
            <a:solidFill>
              <a:sysClr val="windowText" lastClr="000000"/>
            </a:solidFill>
          </a:endParaRPr>
        </a:p>
      </dsp:txBody>
      <dsp:txXfrm>
        <a:off x="1602610" y="88442"/>
        <a:ext cx="710916" cy="427035"/>
      </dsp:txXfrm>
    </dsp:sp>
    <dsp:sp modelId="{1CB0F592-9823-4190-8920-C319B46C2976}">
      <dsp:nvSpPr>
        <dsp:cNvPr id="0" name=""/>
        <dsp:cNvSpPr/>
      </dsp:nvSpPr>
      <dsp:spPr>
        <a:xfrm>
          <a:off x="2429086" y="713429"/>
          <a:ext cx="956855" cy="605217"/>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Gobierno</a:t>
          </a:r>
          <a:endParaRPr lang="es-CO" sz="800" kern="1200"/>
        </a:p>
      </dsp:txBody>
      <dsp:txXfrm>
        <a:off x="2569214" y="802061"/>
        <a:ext cx="676599" cy="427953"/>
      </dsp:txXfrm>
    </dsp:sp>
    <dsp:sp modelId="{DF152AF2-66D5-4DA0-AAC4-642AB86821BC}">
      <dsp:nvSpPr>
        <dsp:cNvPr id="0" name=""/>
        <dsp:cNvSpPr/>
      </dsp:nvSpPr>
      <dsp:spPr>
        <a:xfrm>
          <a:off x="2204481" y="1726923"/>
          <a:ext cx="927817" cy="665388"/>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Ministerio de transporte</a:t>
          </a:r>
          <a:endParaRPr lang="es-CO" sz="800" kern="1200"/>
        </a:p>
      </dsp:txBody>
      <dsp:txXfrm>
        <a:off x="2340357" y="1824367"/>
        <a:ext cx="656065" cy="470500"/>
      </dsp:txXfrm>
    </dsp:sp>
    <dsp:sp modelId="{57BB2BF3-B3EF-4912-ADC1-A1A23814DA88}">
      <dsp:nvSpPr>
        <dsp:cNvPr id="0" name=""/>
        <dsp:cNvSpPr/>
      </dsp:nvSpPr>
      <dsp:spPr>
        <a:xfrm>
          <a:off x="879062" y="1811572"/>
          <a:ext cx="950028" cy="666206"/>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Policia nacional</a:t>
          </a:r>
          <a:endParaRPr lang="es-CO" sz="800" kern="1200"/>
        </a:p>
      </dsp:txBody>
      <dsp:txXfrm>
        <a:off x="1018190" y="1909136"/>
        <a:ext cx="671772" cy="471078"/>
      </dsp:txXfrm>
    </dsp:sp>
    <dsp:sp modelId="{6B0C5957-97DE-47E4-9CFF-1DF37F0C653A}">
      <dsp:nvSpPr>
        <dsp:cNvPr id="0" name=""/>
        <dsp:cNvSpPr/>
      </dsp:nvSpPr>
      <dsp:spPr>
        <a:xfrm>
          <a:off x="484309" y="683343"/>
          <a:ext cx="1006100" cy="665388"/>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Secretaria de movilidad</a:t>
          </a:r>
        </a:p>
      </dsp:txBody>
      <dsp:txXfrm>
        <a:off x="631649" y="780787"/>
        <a:ext cx="711420" cy="470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B03D5F-31B8-40E0-8D5E-858EA87DCCA2}">
      <dsp:nvSpPr>
        <dsp:cNvPr id="0" name=""/>
        <dsp:cNvSpPr/>
      </dsp:nvSpPr>
      <dsp:spPr>
        <a:xfrm>
          <a:off x="525215" y="200430"/>
          <a:ext cx="2002836" cy="2002836"/>
        </a:xfrm>
        <a:prstGeom prst="blockArc">
          <a:avLst>
            <a:gd name="adj1" fmla="val 12842766"/>
            <a:gd name="adj2" fmla="val 17100337"/>
            <a:gd name="adj3" fmla="val 340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84874EB-8144-4C59-8761-33DC458DD795}">
      <dsp:nvSpPr>
        <dsp:cNvPr id="0" name=""/>
        <dsp:cNvSpPr/>
      </dsp:nvSpPr>
      <dsp:spPr>
        <a:xfrm>
          <a:off x="558821" y="147087"/>
          <a:ext cx="2002836" cy="2002836"/>
        </a:xfrm>
        <a:prstGeom prst="blockArc">
          <a:avLst>
            <a:gd name="adj1" fmla="val 10227306"/>
            <a:gd name="adj2" fmla="val 12622541"/>
            <a:gd name="adj3" fmla="val 340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85BA86-1F4F-47E4-AD06-42E0AB988F41}">
      <dsp:nvSpPr>
        <dsp:cNvPr id="0" name=""/>
        <dsp:cNvSpPr/>
      </dsp:nvSpPr>
      <dsp:spPr>
        <a:xfrm>
          <a:off x="570912" y="365283"/>
          <a:ext cx="2002836" cy="2002836"/>
        </a:xfrm>
        <a:prstGeom prst="blockArc">
          <a:avLst>
            <a:gd name="adj1" fmla="val 8395741"/>
            <a:gd name="adj2" fmla="val 10992082"/>
            <a:gd name="adj3" fmla="val 340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1997354-C086-49A1-8025-C5EECF840783}">
      <dsp:nvSpPr>
        <dsp:cNvPr id="0" name=""/>
        <dsp:cNvSpPr/>
      </dsp:nvSpPr>
      <dsp:spPr>
        <a:xfrm>
          <a:off x="483277" y="273773"/>
          <a:ext cx="2002836" cy="2002836"/>
        </a:xfrm>
        <a:prstGeom prst="blockArc">
          <a:avLst>
            <a:gd name="adj1" fmla="val 4592508"/>
            <a:gd name="adj2" fmla="val 7952929"/>
            <a:gd name="adj3" fmla="val 340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B644FC-D8CB-4017-B463-CF6DA19C8C3C}">
      <dsp:nvSpPr>
        <dsp:cNvPr id="0" name=""/>
        <dsp:cNvSpPr/>
      </dsp:nvSpPr>
      <dsp:spPr>
        <a:xfrm>
          <a:off x="992164" y="287345"/>
          <a:ext cx="2002836" cy="2002836"/>
        </a:xfrm>
        <a:prstGeom prst="blockArc">
          <a:avLst>
            <a:gd name="adj1" fmla="val 2692953"/>
            <a:gd name="adj2" fmla="val 6390821"/>
            <a:gd name="adj3" fmla="val 340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595B8C4-CFC3-4E43-B5E9-64E733A47BEC}">
      <dsp:nvSpPr>
        <dsp:cNvPr id="0" name=""/>
        <dsp:cNvSpPr/>
      </dsp:nvSpPr>
      <dsp:spPr>
        <a:xfrm>
          <a:off x="919947" y="368335"/>
          <a:ext cx="2002836" cy="2002836"/>
        </a:xfrm>
        <a:prstGeom prst="blockArc">
          <a:avLst>
            <a:gd name="adj1" fmla="val 21500069"/>
            <a:gd name="adj2" fmla="val 2313794"/>
            <a:gd name="adj3" fmla="val 340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8BA372-8170-449F-BC5B-F559017C95F2}">
      <dsp:nvSpPr>
        <dsp:cNvPr id="0" name=""/>
        <dsp:cNvSpPr/>
      </dsp:nvSpPr>
      <dsp:spPr>
        <a:xfrm>
          <a:off x="931912" y="184095"/>
          <a:ext cx="2002836" cy="2002836"/>
        </a:xfrm>
        <a:prstGeom prst="blockArc">
          <a:avLst>
            <a:gd name="adj1" fmla="val 19468465"/>
            <a:gd name="adj2" fmla="val 545818"/>
            <a:gd name="adj3" fmla="val 340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E731FE-9B57-4209-9437-781392AE7D12}">
      <dsp:nvSpPr>
        <dsp:cNvPr id="0" name=""/>
        <dsp:cNvSpPr/>
      </dsp:nvSpPr>
      <dsp:spPr>
        <a:xfrm>
          <a:off x="957184" y="217932"/>
          <a:ext cx="2002836" cy="2002836"/>
        </a:xfrm>
        <a:prstGeom prst="blockArc">
          <a:avLst>
            <a:gd name="adj1" fmla="val 15578077"/>
            <a:gd name="adj2" fmla="val 19320957"/>
            <a:gd name="adj3" fmla="val 340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32D331-2C29-498F-AD70-EB3946A873DE}">
      <dsp:nvSpPr>
        <dsp:cNvPr id="0" name=""/>
        <dsp:cNvSpPr/>
      </dsp:nvSpPr>
      <dsp:spPr>
        <a:xfrm>
          <a:off x="1188798" y="899483"/>
          <a:ext cx="1172018" cy="674395"/>
        </a:xfrm>
        <a:prstGeom prst="ellipse">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b="1" kern="1200">
              <a:solidFill>
                <a:sysClr val="windowText" lastClr="000000"/>
              </a:solidFill>
              <a:latin typeface="Century Gothic" panose="020B0502020202020204" pitchFamily="34" charset="0"/>
              <a:ea typeface="+mn-ea"/>
              <a:cs typeface="+mn-cs"/>
            </a:rPr>
            <a:t>SEGURIDAD</a:t>
          </a:r>
          <a:endParaRPr lang="es-CO" sz="1000" kern="1200"/>
        </a:p>
      </dsp:txBody>
      <dsp:txXfrm>
        <a:off x="1360436" y="998246"/>
        <a:ext cx="828742" cy="476869"/>
      </dsp:txXfrm>
    </dsp:sp>
    <dsp:sp modelId="{DAE4235B-3564-4E00-9A86-1FDFB30998D0}">
      <dsp:nvSpPr>
        <dsp:cNvPr id="0" name=""/>
        <dsp:cNvSpPr/>
      </dsp:nvSpPr>
      <dsp:spPr>
        <a:xfrm>
          <a:off x="1371826" y="10214"/>
          <a:ext cx="819336" cy="481708"/>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MINTIC</a:t>
          </a:r>
          <a:endParaRPr lang="es-CO" sz="800" kern="1200">
            <a:solidFill>
              <a:sysClr val="windowText" lastClr="000000"/>
            </a:solidFill>
          </a:endParaRPr>
        </a:p>
      </dsp:txBody>
      <dsp:txXfrm>
        <a:off x="1491815" y="80759"/>
        <a:ext cx="579358" cy="340618"/>
      </dsp:txXfrm>
    </dsp:sp>
    <dsp:sp modelId="{1CB0F592-9823-4190-8920-C319B46C2976}">
      <dsp:nvSpPr>
        <dsp:cNvPr id="0" name=""/>
        <dsp:cNvSpPr/>
      </dsp:nvSpPr>
      <dsp:spPr>
        <a:xfrm>
          <a:off x="2273609" y="368773"/>
          <a:ext cx="921676" cy="489537"/>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Gobierno de colombia</a:t>
          </a:r>
          <a:endParaRPr lang="es-CO" sz="800" kern="1200"/>
        </a:p>
      </dsp:txBody>
      <dsp:txXfrm>
        <a:off x="2408585" y="440464"/>
        <a:ext cx="651724" cy="346155"/>
      </dsp:txXfrm>
    </dsp:sp>
    <dsp:sp modelId="{DF152AF2-66D5-4DA0-AAC4-642AB86821BC}">
      <dsp:nvSpPr>
        <dsp:cNvPr id="0" name=""/>
        <dsp:cNvSpPr/>
      </dsp:nvSpPr>
      <dsp:spPr>
        <a:xfrm>
          <a:off x="2455791" y="1111479"/>
          <a:ext cx="899008" cy="459330"/>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Ministerio de justicia</a:t>
          </a:r>
          <a:endParaRPr lang="es-CO" sz="800" kern="1200"/>
        </a:p>
      </dsp:txBody>
      <dsp:txXfrm>
        <a:off x="2587448" y="1178746"/>
        <a:ext cx="635694" cy="324796"/>
      </dsp:txXfrm>
    </dsp:sp>
    <dsp:sp modelId="{57BB2BF3-B3EF-4912-ADC1-A1A23814DA88}">
      <dsp:nvSpPr>
        <dsp:cNvPr id="0" name=""/>
        <dsp:cNvSpPr/>
      </dsp:nvSpPr>
      <dsp:spPr>
        <a:xfrm>
          <a:off x="2207152" y="1779147"/>
          <a:ext cx="967788" cy="408451"/>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Policia nacional</a:t>
          </a:r>
          <a:endParaRPr lang="es-CO" sz="800" kern="1200"/>
        </a:p>
      </dsp:txBody>
      <dsp:txXfrm>
        <a:off x="2348881" y="1838963"/>
        <a:ext cx="684330" cy="288819"/>
      </dsp:txXfrm>
    </dsp:sp>
    <dsp:sp modelId="{6B0C5957-97DE-47E4-9CFF-1DF37F0C653A}">
      <dsp:nvSpPr>
        <dsp:cNvPr id="0" name=""/>
        <dsp:cNvSpPr/>
      </dsp:nvSpPr>
      <dsp:spPr>
        <a:xfrm>
          <a:off x="1326768" y="2019528"/>
          <a:ext cx="774040" cy="425959"/>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Alcaldias</a:t>
          </a:r>
        </a:p>
      </dsp:txBody>
      <dsp:txXfrm>
        <a:off x="1440124" y="2081908"/>
        <a:ext cx="547328" cy="301199"/>
      </dsp:txXfrm>
    </dsp:sp>
    <dsp:sp modelId="{173E7A07-8962-4350-872A-E3E12AA8410A}">
      <dsp:nvSpPr>
        <dsp:cNvPr id="0" name=""/>
        <dsp:cNvSpPr/>
      </dsp:nvSpPr>
      <dsp:spPr>
        <a:xfrm>
          <a:off x="186633" y="1807310"/>
          <a:ext cx="1264857" cy="386102"/>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Gobernaciones</a:t>
          </a:r>
        </a:p>
      </dsp:txBody>
      <dsp:txXfrm>
        <a:off x="371867" y="1863853"/>
        <a:ext cx="894389" cy="273016"/>
      </dsp:txXfrm>
    </dsp:sp>
    <dsp:sp modelId="{D480996C-3E05-4FA2-9D87-9A0C5D590E84}">
      <dsp:nvSpPr>
        <dsp:cNvPr id="0" name=""/>
        <dsp:cNvSpPr/>
      </dsp:nvSpPr>
      <dsp:spPr>
        <a:xfrm>
          <a:off x="109761" y="1014933"/>
          <a:ext cx="959518" cy="593593"/>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Ministerio de defensa</a:t>
          </a:r>
        </a:p>
      </dsp:txBody>
      <dsp:txXfrm>
        <a:off x="250279" y="1101863"/>
        <a:ext cx="678482" cy="419733"/>
      </dsp:txXfrm>
    </dsp:sp>
    <dsp:sp modelId="{EAC3EE73-CB36-4D4A-A1A5-39BBC642083B}">
      <dsp:nvSpPr>
        <dsp:cNvPr id="0" name=""/>
        <dsp:cNvSpPr/>
      </dsp:nvSpPr>
      <dsp:spPr>
        <a:xfrm>
          <a:off x="220355" y="405476"/>
          <a:ext cx="981322" cy="490552"/>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Secretaria seguridad</a:t>
          </a:r>
        </a:p>
      </dsp:txBody>
      <dsp:txXfrm>
        <a:off x="364066" y="477316"/>
        <a:ext cx="693900" cy="34687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34F2A6-C0BD-4F07-B062-53BB7BD53A55}">
      <dsp:nvSpPr>
        <dsp:cNvPr id="0" name=""/>
        <dsp:cNvSpPr/>
      </dsp:nvSpPr>
      <dsp:spPr>
        <a:xfrm>
          <a:off x="948235" y="248024"/>
          <a:ext cx="1770982" cy="1770982"/>
        </a:xfrm>
        <a:prstGeom prst="blockArc">
          <a:avLst>
            <a:gd name="adj1" fmla="val 12600000"/>
            <a:gd name="adj2" fmla="val 16200000"/>
            <a:gd name="adj3" fmla="val 44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1997354-C086-49A1-8025-C5EECF840783}">
      <dsp:nvSpPr>
        <dsp:cNvPr id="0" name=""/>
        <dsp:cNvSpPr/>
      </dsp:nvSpPr>
      <dsp:spPr>
        <a:xfrm>
          <a:off x="913145" y="303787"/>
          <a:ext cx="1770982" cy="1770982"/>
        </a:xfrm>
        <a:prstGeom prst="blockArc">
          <a:avLst>
            <a:gd name="adj1" fmla="val 9956927"/>
            <a:gd name="adj2" fmla="val 12861729"/>
            <a:gd name="adj3" fmla="val 44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B644FC-D8CB-4017-B463-CF6DA19C8C3C}">
      <dsp:nvSpPr>
        <dsp:cNvPr id="0" name=""/>
        <dsp:cNvSpPr/>
      </dsp:nvSpPr>
      <dsp:spPr>
        <a:xfrm>
          <a:off x="897662" y="249503"/>
          <a:ext cx="1770982" cy="1770982"/>
        </a:xfrm>
        <a:prstGeom prst="blockArc">
          <a:avLst>
            <a:gd name="adj1" fmla="val 5199029"/>
            <a:gd name="adj2" fmla="val 9732695"/>
            <a:gd name="adj3" fmla="val 44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595B8C4-CFC3-4E43-B5E9-64E733A47BEC}">
      <dsp:nvSpPr>
        <dsp:cNvPr id="0" name=""/>
        <dsp:cNvSpPr/>
      </dsp:nvSpPr>
      <dsp:spPr>
        <a:xfrm>
          <a:off x="1058125" y="255028"/>
          <a:ext cx="1770982" cy="1770982"/>
        </a:xfrm>
        <a:prstGeom prst="blockArc">
          <a:avLst>
            <a:gd name="adj1" fmla="val 871932"/>
            <a:gd name="adj2" fmla="val 5837620"/>
            <a:gd name="adj3" fmla="val 44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8BA372-8170-449F-BC5B-F559017C95F2}">
      <dsp:nvSpPr>
        <dsp:cNvPr id="0" name=""/>
        <dsp:cNvSpPr/>
      </dsp:nvSpPr>
      <dsp:spPr>
        <a:xfrm>
          <a:off x="1036114" y="373209"/>
          <a:ext cx="1770982" cy="1770982"/>
        </a:xfrm>
        <a:prstGeom prst="blockArc">
          <a:avLst>
            <a:gd name="adj1" fmla="val 19191749"/>
            <a:gd name="adj2" fmla="val 394111"/>
            <a:gd name="adj3" fmla="val 44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E731FE-9B57-4209-9437-781392AE7D12}">
      <dsp:nvSpPr>
        <dsp:cNvPr id="0" name=""/>
        <dsp:cNvSpPr/>
      </dsp:nvSpPr>
      <dsp:spPr>
        <a:xfrm>
          <a:off x="948235" y="248024"/>
          <a:ext cx="1770982" cy="1770982"/>
        </a:xfrm>
        <a:prstGeom prst="blockArc">
          <a:avLst>
            <a:gd name="adj1" fmla="val 16200000"/>
            <a:gd name="adj2" fmla="val 19800000"/>
            <a:gd name="adj3" fmla="val 44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32D331-2C29-498F-AD70-EB3946A873DE}">
      <dsp:nvSpPr>
        <dsp:cNvPr id="0" name=""/>
        <dsp:cNvSpPr/>
      </dsp:nvSpPr>
      <dsp:spPr>
        <a:xfrm>
          <a:off x="1438771" y="738560"/>
          <a:ext cx="789910" cy="789910"/>
        </a:xfrm>
        <a:prstGeom prst="ellipse">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Century Gothic" panose="020B0502020202020204" pitchFamily="34" charset="0"/>
            </a:rPr>
            <a:t>SALUD</a:t>
          </a:r>
        </a:p>
      </dsp:txBody>
      <dsp:txXfrm>
        <a:off x="1554451" y="854240"/>
        <a:ext cx="558550" cy="558550"/>
      </dsp:txXfrm>
    </dsp:sp>
    <dsp:sp modelId="{DAE4235B-3564-4E00-9A86-1FDFB30998D0}">
      <dsp:nvSpPr>
        <dsp:cNvPr id="0" name=""/>
        <dsp:cNvSpPr/>
      </dsp:nvSpPr>
      <dsp:spPr>
        <a:xfrm>
          <a:off x="1379392" y="10429"/>
          <a:ext cx="908669" cy="515000"/>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Secretaria de salud</a:t>
          </a:r>
        </a:p>
      </dsp:txBody>
      <dsp:txXfrm>
        <a:off x="1512463" y="85849"/>
        <a:ext cx="642527" cy="364160"/>
      </dsp:txXfrm>
    </dsp:sp>
    <dsp:sp modelId="{1CB0F592-9823-4190-8920-C319B46C2976}">
      <dsp:nvSpPr>
        <dsp:cNvPr id="0" name=""/>
        <dsp:cNvSpPr/>
      </dsp:nvSpPr>
      <dsp:spPr>
        <a:xfrm>
          <a:off x="2169240" y="503219"/>
          <a:ext cx="828211" cy="395007"/>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MINTIC</a:t>
          </a:r>
          <a:endParaRPr lang="es-CO" sz="800" kern="1200"/>
        </a:p>
      </dsp:txBody>
      <dsp:txXfrm>
        <a:off x="2290529" y="561066"/>
        <a:ext cx="585633" cy="279313"/>
      </dsp:txXfrm>
    </dsp:sp>
    <dsp:sp modelId="{DF152AF2-66D5-4DA0-AAC4-642AB86821BC}">
      <dsp:nvSpPr>
        <dsp:cNvPr id="0" name=""/>
        <dsp:cNvSpPr/>
      </dsp:nvSpPr>
      <dsp:spPr>
        <a:xfrm>
          <a:off x="2315165" y="1139084"/>
          <a:ext cx="932689" cy="437262"/>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Instituciones de salud</a:t>
          </a:r>
          <a:endParaRPr lang="es-CO" sz="800" kern="1200"/>
        </a:p>
      </dsp:txBody>
      <dsp:txXfrm>
        <a:off x="2451754" y="1203120"/>
        <a:ext cx="659511" cy="309190"/>
      </dsp:txXfrm>
    </dsp:sp>
    <dsp:sp modelId="{57BB2BF3-B3EF-4912-ADC1-A1A23814DA88}">
      <dsp:nvSpPr>
        <dsp:cNvPr id="0" name=""/>
        <dsp:cNvSpPr/>
      </dsp:nvSpPr>
      <dsp:spPr>
        <a:xfrm>
          <a:off x="1233214" y="1722632"/>
          <a:ext cx="1201024" cy="552937"/>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Ministerio de salud y protección</a:t>
          </a:r>
        </a:p>
      </dsp:txBody>
      <dsp:txXfrm>
        <a:off x="1409100" y="1803608"/>
        <a:ext cx="849252" cy="390985"/>
      </dsp:txXfrm>
    </dsp:sp>
    <dsp:sp modelId="{6B0C5957-97DE-47E4-9CFF-1DF37F0C653A}">
      <dsp:nvSpPr>
        <dsp:cNvPr id="0" name=""/>
        <dsp:cNvSpPr/>
      </dsp:nvSpPr>
      <dsp:spPr>
        <a:xfrm>
          <a:off x="440206" y="1178001"/>
          <a:ext cx="1037487" cy="442864"/>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Instituto nacional de salud</a:t>
          </a:r>
        </a:p>
      </dsp:txBody>
      <dsp:txXfrm>
        <a:off x="592142" y="1242857"/>
        <a:ext cx="733615" cy="313152"/>
      </dsp:txXfrm>
    </dsp:sp>
    <dsp:sp modelId="{5745D0E0-DAE3-4758-9557-45C1E51CEFF1}">
      <dsp:nvSpPr>
        <dsp:cNvPr id="0" name=""/>
        <dsp:cNvSpPr/>
      </dsp:nvSpPr>
      <dsp:spPr>
        <a:xfrm>
          <a:off x="673944" y="479600"/>
          <a:ext cx="820327" cy="442244"/>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supersalud</a:t>
          </a:r>
        </a:p>
      </dsp:txBody>
      <dsp:txXfrm>
        <a:off x="794078" y="544365"/>
        <a:ext cx="580059" cy="3127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F6B054-C0A1-41BE-B92D-B18B915B684E}">
      <dsp:nvSpPr>
        <dsp:cNvPr id="0" name=""/>
        <dsp:cNvSpPr/>
      </dsp:nvSpPr>
      <dsp:spPr>
        <a:xfrm>
          <a:off x="940961" y="336475"/>
          <a:ext cx="2278920" cy="2278920"/>
        </a:xfrm>
        <a:prstGeom prst="blockArc">
          <a:avLst>
            <a:gd name="adj1" fmla="val 10800000"/>
            <a:gd name="adj2" fmla="val 1620000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A34F2A6-C0BD-4F07-B062-53BB7BD53A55}">
      <dsp:nvSpPr>
        <dsp:cNvPr id="0" name=""/>
        <dsp:cNvSpPr/>
      </dsp:nvSpPr>
      <dsp:spPr>
        <a:xfrm>
          <a:off x="940961" y="336475"/>
          <a:ext cx="2278920" cy="2278920"/>
        </a:xfrm>
        <a:prstGeom prst="blockArc">
          <a:avLst>
            <a:gd name="adj1" fmla="val 5400000"/>
            <a:gd name="adj2" fmla="val 1080000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8BA372-8170-449F-BC5B-F559017C95F2}">
      <dsp:nvSpPr>
        <dsp:cNvPr id="0" name=""/>
        <dsp:cNvSpPr/>
      </dsp:nvSpPr>
      <dsp:spPr>
        <a:xfrm>
          <a:off x="940961" y="336475"/>
          <a:ext cx="2278920" cy="2278920"/>
        </a:xfrm>
        <a:prstGeom prst="blockArc">
          <a:avLst>
            <a:gd name="adj1" fmla="val 0"/>
            <a:gd name="adj2" fmla="val 540000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E731FE-9B57-4209-9437-781392AE7D12}">
      <dsp:nvSpPr>
        <dsp:cNvPr id="0" name=""/>
        <dsp:cNvSpPr/>
      </dsp:nvSpPr>
      <dsp:spPr>
        <a:xfrm>
          <a:off x="940961" y="336475"/>
          <a:ext cx="2278920" cy="2278920"/>
        </a:xfrm>
        <a:prstGeom prst="blockArc">
          <a:avLst>
            <a:gd name="adj1" fmla="val 16200000"/>
            <a:gd name="adj2" fmla="val 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32D331-2C29-498F-AD70-EB3946A873DE}">
      <dsp:nvSpPr>
        <dsp:cNvPr id="0" name=""/>
        <dsp:cNvSpPr/>
      </dsp:nvSpPr>
      <dsp:spPr>
        <a:xfrm>
          <a:off x="1555695" y="951210"/>
          <a:ext cx="1049452" cy="1049452"/>
        </a:xfrm>
        <a:prstGeom prst="ellipse">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Century Gothic" panose="020B0502020202020204" pitchFamily="34" charset="0"/>
              <a:ea typeface="+mn-ea"/>
              <a:cs typeface="+mn-cs"/>
            </a:rPr>
            <a:t>EDUCACIÓN</a:t>
          </a:r>
          <a:endParaRPr lang="es-CO" sz="900" kern="1200"/>
        </a:p>
      </dsp:txBody>
      <dsp:txXfrm>
        <a:off x="1709384" y="1104899"/>
        <a:ext cx="742074" cy="742074"/>
      </dsp:txXfrm>
    </dsp:sp>
    <dsp:sp modelId="{DAE4235B-3564-4E00-9A86-1FDFB30998D0}">
      <dsp:nvSpPr>
        <dsp:cNvPr id="0" name=""/>
        <dsp:cNvSpPr/>
      </dsp:nvSpPr>
      <dsp:spPr>
        <a:xfrm>
          <a:off x="1580610" y="-14127"/>
          <a:ext cx="999622" cy="754098"/>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MEN</a:t>
          </a:r>
        </a:p>
      </dsp:txBody>
      <dsp:txXfrm>
        <a:off x="1727001" y="96308"/>
        <a:ext cx="706840" cy="533228"/>
      </dsp:txXfrm>
    </dsp:sp>
    <dsp:sp modelId="{1CB0F592-9823-4190-8920-C319B46C2976}">
      <dsp:nvSpPr>
        <dsp:cNvPr id="0" name=""/>
        <dsp:cNvSpPr/>
      </dsp:nvSpPr>
      <dsp:spPr>
        <a:xfrm>
          <a:off x="2696607" y="1058714"/>
          <a:ext cx="993657" cy="834443"/>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Secretaria de educación</a:t>
          </a:r>
          <a:endParaRPr lang="es-CO" sz="800" kern="1200"/>
        </a:p>
      </dsp:txBody>
      <dsp:txXfrm>
        <a:off x="2842125" y="1180915"/>
        <a:ext cx="702621" cy="590041"/>
      </dsp:txXfrm>
    </dsp:sp>
    <dsp:sp modelId="{5745D0E0-DAE3-4758-9557-45C1E51CEFF1}">
      <dsp:nvSpPr>
        <dsp:cNvPr id="0" name=""/>
        <dsp:cNvSpPr/>
      </dsp:nvSpPr>
      <dsp:spPr>
        <a:xfrm>
          <a:off x="1578149" y="2201499"/>
          <a:ext cx="1004544" cy="774902"/>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Entidades educativas</a:t>
          </a:r>
        </a:p>
      </dsp:txBody>
      <dsp:txXfrm>
        <a:off x="1725261" y="2314981"/>
        <a:ext cx="710320" cy="547938"/>
      </dsp:txXfrm>
    </dsp:sp>
    <dsp:sp modelId="{D1DC11A0-F50C-4E43-A57D-F0F6648AA339}">
      <dsp:nvSpPr>
        <dsp:cNvPr id="0" name=""/>
        <dsp:cNvSpPr/>
      </dsp:nvSpPr>
      <dsp:spPr>
        <a:xfrm>
          <a:off x="491210" y="1037451"/>
          <a:ext cx="952393" cy="876970"/>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MINTIC</a:t>
          </a:r>
        </a:p>
      </dsp:txBody>
      <dsp:txXfrm>
        <a:off x="630685" y="1165880"/>
        <a:ext cx="673443" cy="6201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B644FC-D8CB-4017-B463-CF6DA19C8C3C}">
      <dsp:nvSpPr>
        <dsp:cNvPr id="0" name=""/>
        <dsp:cNvSpPr/>
      </dsp:nvSpPr>
      <dsp:spPr>
        <a:xfrm>
          <a:off x="866957" y="315328"/>
          <a:ext cx="2216863" cy="2216863"/>
        </a:xfrm>
        <a:prstGeom prst="blockArc">
          <a:avLst>
            <a:gd name="adj1" fmla="val 10582840"/>
            <a:gd name="adj2" fmla="val 16267557"/>
            <a:gd name="adj3" fmla="val 46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595B8C4-CFC3-4E43-B5E9-64E733A47BEC}">
      <dsp:nvSpPr>
        <dsp:cNvPr id="0" name=""/>
        <dsp:cNvSpPr/>
      </dsp:nvSpPr>
      <dsp:spPr>
        <a:xfrm>
          <a:off x="866834" y="274121"/>
          <a:ext cx="2293009" cy="2293009"/>
        </a:xfrm>
        <a:prstGeom prst="blockArc">
          <a:avLst>
            <a:gd name="adj1" fmla="val 21380595"/>
            <a:gd name="adj2" fmla="val 10580595"/>
            <a:gd name="adj3" fmla="val 447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8BA372-8170-449F-BC5B-F559017C95F2}">
      <dsp:nvSpPr>
        <dsp:cNvPr id="0" name=""/>
        <dsp:cNvSpPr/>
      </dsp:nvSpPr>
      <dsp:spPr>
        <a:xfrm>
          <a:off x="943191" y="314141"/>
          <a:ext cx="2216863" cy="2216863"/>
        </a:xfrm>
        <a:prstGeom prst="blockArc">
          <a:avLst>
            <a:gd name="adj1" fmla="val 16025434"/>
            <a:gd name="adj2" fmla="val 21366673"/>
            <a:gd name="adj3" fmla="val 46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32D331-2C29-498F-AD70-EB3946A873DE}">
      <dsp:nvSpPr>
        <dsp:cNvPr id="0" name=""/>
        <dsp:cNvSpPr/>
      </dsp:nvSpPr>
      <dsp:spPr>
        <a:xfrm>
          <a:off x="1487367" y="914670"/>
          <a:ext cx="1018596" cy="1018596"/>
        </a:xfrm>
        <a:prstGeom prst="ellipse">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b="1" kern="1200">
              <a:solidFill>
                <a:sysClr val="windowText" lastClr="000000"/>
              </a:solidFill>
              <a:latin typeface="Century Gothic" panose="020B0502020202020204" pitchFamily="34" charset="0"/>
              <a:ea typeface="+mn-ea"/>
              <a:cs typeface="+mn-cs"/>
            </a:rPr>
            <a:t>MEDIO AMBIENTE</a:t>
          </a:r>
          <a:endParaRPr lang="es-CO" sz="1000" kern="1200"/>
        </a:p>
      </dsp:txBody>
      <dsp:txXfrm>
        <a:off x="1636537" y="1063840"/>
        <a:ext cx="720256" cy="720256"/>
      </dsp:txXfrm>
    </dsp:sp>
    <dsp:sp modelId="{1CB0F592-9823-4190-8920-C319B46C2976}">
      <dsp:nvSpPr>
        <dsp:cNvPr id="0" name=""/>
        <dsp:cNvSpPr/>
      </dsp:nvSpPr>
      <dsp:spPr>
        <a:xfrm>
          <a:off x="1532982" y="16804"/>
          <a:ext cx="927365" cy="648803"/>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Secretaria del medio ambiente</a:t>
          </a:r>
          <a:endParaRPr lang="es-CO" sz="800" kern="1200"/>
        </a:p>
      </dsp:txBody>
      <dsp:txXfrm>
        <a:off x="1668791" y="111819"/>
        <a:ext cx="655747" cy="458773"/>
      </dsp:txXfrm>
    </dsp:sp>
    <dsp:sp modelId="{DF152AF2-66D5-4DA0-AAC4-642AB86821BC}">
      <dsp:nvSpPr>
        <dsp:cNvPr id="0" name=""/>
        <dsp:cNvSpPr/>
      </dsp:nvSpPr>
      <dsp:spPr>
        <a:xfrm>
          <a:off x="2734938" y="999312"/>
          <a:ext cx="793909" cy="699655"/>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CAR</a:t>
          </a:r>
          <a:endParaRPr lang="es-CO" sz="800" kern="1200"/>
        </a:p>
      </dsp:txBody>
      <dsp:txXfrm>
        <a:off x="2851203" y="1101774"/>
        <a:ext cx="561379" cy="494731"/>
      </dsp:txXfrm>
    </dsp:sp>
    <dsp:sp modelId="{57BB2BF3-B3EF-4912-ADC1-A1A23814DA88}">
      <dsp:nvSpPr>
        <dsp:cNvPr id="0" name=""/>
        <dsp:cNvSpPr/>
      </dsp:nvSpPr>
      <dsp:spPr>
        <a:xfrm>
          <a:off x="470443" y="1110854"/>
          <a:ext cx="848683" cy="762515"/>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Ministerio de Ambiente y desarrollo sostenible</a:t>
          </a:r>
        </a:p>
      </dsp:txBody>
      <dsp:txXfrm>
        <a:off x="594730" y="1222522"/>
        <a:ext cx="600109" cy="5391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34F2A6-C0BD-4F07-B062-53BB7BD53A55}">
      <dsp:nvSpPr>
        <dsp:cNvPr id="0" name=""/>
        <dsp:cNvSpPr/>
      </dsp:nvSpPr>
      <dsp:spPr>
        <a:xfrm>
          <a:off x="741208" y="395303"/>
          <a:ext cx="2440658" cy="2440658"/>
        </a:xfrm>
        <a:prstGeom prst="blockArc">
          <a:avLst>
            <a:gd name="adj1" fmla="val 12178697"/>
            <a:gd name="adj2" fmla="val 16511937"/>
            <a:gd name="adj3" fmla="val 463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1997354-C086-49A1-8025-C5EECF840783}">
      <dsp:nvSpPr>
        <dsp:cNvPr id="0" name=""/>
        <dsp:cNvSpPr/>
      </dsp:nvSpPr>
      <dsp:spPr>
        <a:xfrm>
          <a:off x="688182" y="504518"/>
          <a:ext cx="2440658" cy="2440658"/>
        </a:xfrm>
        <a:prstGeom prst="blockArc">
          <a:avLst>
            <a:gd name="adj1" fmla="val 8029244"/>
            <a:gd name="adj2" fmla="val 12528980"/>
            <a:gd name="adj3" fmla="val 463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B644FC-D8CB-4017-B463-CF6DA19C8C3C}">
      <dsp:nvSpPr>
        <dsp:cNvPr id="0" name=""/>
        <dsp:cNvSpPr/>
      </dsp:nvSpPr>
      <dsp:spPr>
        <a:xfrm>
          <a:off x="815629" y="648282"/>
          <a:ext cx="2440658" cy="2440658"/>
        </a:xfrm>
        <a:prstGeom prst="blockArc">
          <a:avLst>
            <a:gd name="adj1" fmla="val 2120394"/>
            <a:gd name="adj2" fmla="val 8583913"/>
            <a:gd name="adj3" fmla="val 463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8BA372-8170-449F-BC5B-F559017C95F2}">
      <dsp:nvSpPr>
        <dsp:cNvPr id="0" name=""/>
        <dsp:cNvSpPr/>
      </dsp:nvSpPr>
      <dsp:spPr>
        <a:xfrm>
          <a:off x="903824" y="538314"/>
          <a:ext cx="2440658" cy="2440658"/>
        </a:xfrm>
        <a:prstGeom prst="blockArc">
          <a:avLst>
            <a:gd name="adj1" fmla="val 20091433"/>
            <a:gd name="adj2" fmla="val 2527168"/>
            <a:gd name="adj3" fmla="val 463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E731FE-9B57-4209-9437-781392AE7D12}">
      <dsp:nvSpPr>
        <dsp:cNvPr id="0" name=""/>
        <dsp:cNvSpPr/>
      </dsp:nvSpPr>
      <dsp:spPr>
        <a:xfrm>
          <a:off x="849223" y="400207"/>
          <a:ext cx="2440658" cy="2440658"/>
        </a:xfrm>
        <a:prstGeom prst="blockArc">
          <a:avLst>
            <a:gd name="adj1" fmla="val 16200000"/>
            <a:gd name="adj2" fmla="val 20520000"/>
            <a:gd name="adj3" fmla="val 463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32D331-2C29-498F-AD70-EB3946A873DE}">
      <dsp:nvSpPr>
        <dsp:cNvPr id="0" name=""/>
        <dsp:cNvSpPr/>
      </dsp:nvSpPr>
      <dsp:spPr>
        <a:xfrm>
          <a:off x="1508075" y="1059059"/>
          <a:ext cx="1122954" cy="1122954"/>
        </a:xfrm>
        <a:prstGeom prst="ellipse">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b="1" kern="1200">
              <a:solidFill>
                <a:sysClr val="windowText" lastClr="000000"/>
              </a:solidFill>
              <a:latin typeface="Century Gothic" panose="020B0502020202020204" pitchFamily="34" charset="0"/>
              <a:ea typeface="+mn-ea"/>
              <a:cs typeface="+mn-cs"/>
            </a:rPr>
            <a:t>SERVICIOS PUBLICOS</a:t>
          </a:r>
          <a:endParaRPr lang="es-CO" sz="1000" kern="1200"/>
        </a:p>
      </dsp:txBody>
      <dsp:txXfrm>
        <a:off x="1672528" y="1223512"/>
        <a:ext cx="794048" cy="794048"/>
      </dsp:txXfrm>
    </dsp:sp>
    <dsp:sp modelId="{DAE4235B-3564-4E00-9A86-1FDFB30998D0}">
      <dsp:nvSpPr>
        <dsp:cNvPr id="0" name=""/>
        <dsp:cNvSpPr/>
      </dsp:nvSpPr>
      <dsp:spPr>
        <a:xfrm>
          <a:off x="1593910" y="-34114"/>
          <a:ext cx="951284" cy="925241"/>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Empresa  de acueducto</a:t>
          </a:r>
        </a:p>
      </dsp:txBody>
      <dsp:txXfrm>
        <a:off x="1733222" y="101384"/>
        <a:ext cx="672660" cy="654245"/>
      </dsp:txXfrm>
    </dsp:sp>
    <dsp:sp modelId="{1CB0F592-9823-4190-8920-C319B46C2976}">
      <dsp:nvSpPr>
        <dsp:cNvPr id="0" name=""/>
        <dsp:cNvSpPr/>
      </dsp:nvSpPr>
      <dsp:spPr>
        <a:xfrm>
          <a:off x="2712970" y="792513"/>
          <a:ext cx="980541" cy="919330"/>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Ministerio de vivienda , ciudad y territorio</a:t>
          </a:r>
          <a:endParaRPr lang="es-CO" sz="800" kern="1200"/>
        </a:p>
      </dsp:txBody>
      <dsp:txXfrm>
        <a:off x="2856567" y="927146"/>
        <a:ext cx="693347" cy="650064"/>
      </dsp:txXfrm>
    </dsp:sp>
    <dsp:sp modelId="{57BB2BF3-B3EF-4912-ADC1-A1A23814DA88}">
      <dsp:nvSpPr>
        <dsp:cNvPr id="0" name=""/>
        <dsp:cNvSpPr/>
      </dsp:nvSpPr>
      <dsp:spPr>
        <a:xfrm>
          <a:off x="2557081" y="2153948"/>
          <a:ext cx="902516" cy="808329"/>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Empresa telecomunicaciones</a:t>
          </a:r>
        </a:p>
      </dsp:txBody>
      <dsp:txXfrm>
        <a:off x="2689251" y="2272325"/>
        <a:ext cx="638176" cy="571575"/>
      </dsp:txXfrm>
    </dsp:sp>
    <dsp:sp modelId="{6B0C5957-97DE-47E4-9CFF-1DF37F0C653A}">
      <dsp:nvSpPr>
        <dsp:cNvPr id="0" name=""/>
        <dsp:cNvSpPr/>
      </dsp:nvSpPr>
      <dsp:spPr>
        <a:xfrm>
          <a:off x="656466" y="2195916"/>
          <a:ext cx="853355" cy="777987"/>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Empresa de gas</a:t>
          </a:r>
        </a:p>
      </dsp:txBody>
      <dsp:txXfrm>
        <a:off x="781437" y="2309850"/>
        <a:ext cx="603413" cy="550119"/>
      </dsp:txXfrm>
    </dsp:sp>
    <dsp:sp modelId="{5745D0E0-DAE3-4758-9557-45C1E51CEFF1}">
      <dsp:nvSpPr>
        <dsp:cNvPr id="0" name=""/>
        <dsp:cNvSpPr/>
      </dsp:nvSpPr>
      <dsp:spPr>
        <a:xfrm>
          <a:off x="416189" y="748215"/>
          <a:ext cx="895803" cy="804140"/>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MINTIC</a:t>
          </a:r>
        </a:p>
      </dsp:txBody>
      <dsp:txXfrm>
        <a:off x="547376" y="865979"/>
        <a:ext cx="633429" cy="56861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997354-C086-49A1-8025-C5EECF840783}">
      <dsp:nvSpPr>
        <dsp:cNvPr id="0" name=""/>
        <dsp:cNvSpPr/>
      </dsp:nvSpPr>
      <dsp:spPr>
        <a:xfrm>
          <a:off x="783887" y="375190"/>
          <a:ext cx="2521264" cy="2521264"/>
        </a:xfrm>
        <a:prstGeom prst="blockArc">
          <a:avLst>
            <a:gd name="adj1" fmla="val 12354969"/>
            <a:gd name="adj2" fmla="val 16387341"/>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B644FC-D8CB-4017-B463-CF6DA19C8C3C}">
      <dsp:nvSpPr>
        <dsp:cNvPr id="0" name=""/>
        <dsp:cNvSpPr/>
      </dsp:nvSpPr>
      <dsp:spPr>
        <a:xfrm>
          <a:off x="826767" y="276118"/>
          <a:ext cx="2521264" cy="2521264"/>
        </a:xfrm>
        <a:prstGeom prst="blockArc">
          <a:avLst>
            <a:gd name="adj1" fmla="val 8050922"/>
            <a:gd name="adj2" fmla="val 12053489"/>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595B8C4-CFC3-4E43-B5E9-64E733A47BEC}">
      <dsp:nvSpPr>
        <dsp:cNvPr id="0" name=""/>
        <dsp:cNvSpPr/>
      </dsp:nvSpPr>
      <dsp:spPr>
        <a:xfrm>
          <a:off x="911728" y="367503"/>
          <a:ext cx="2521264" cy="2521264"/>
        </a:xfrm>
        <a:prstGeom prst="blockArc">
          <a:avLst>
            <a:gd name="adj1" fmla="val 2679199"/>
            <a:gd name="adj2" fmla="val 8399426"/>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8BA372-8170-449F-BC5B-F559017C95F2}">
      <dsp:nvSpPr>
        <dsp:cNvPr id="0" name=""/>
        <dsp:cNvSpPr/>
      </dsp:nvSpPr>
      <dsp:spPr>
        <a:xfrm>
          <a:off x="930134" y="349261"/>
          <a:ext cx="2521264" cy="2521264"/>
        </a:xfrm>
        <a:prstGeom prst="blockArc">
          <a:avLst>
            <a:gd name="adj1" fmla="val 20628873"/>
            <a:gd name="adj2" fmla="val 2751547"/>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E731FE-9B57-4209-9437-781392AE7D12}">
      <dsp:nvSpPr>
        <dsp:cNvPr id="0" name=""/>
        <dsp:cNvSpPr/>
      </dsp:nvSpPr>
      <dsp:spPr>
        <a:xfrm>
          <a:off x="937586" y="373967"/>
          <a:ext cx="2521264" cy="2521264"/>
        </a:xfrm>
        <a:prstGeom prst="blockArc">
          <a:avLst>
            <a:gd name="adj1" fmla="val 15957952"/>
            <a:gd name="adj2" fmla="val 20556828"/>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32D331-2C29-498F-AD70-EB3946A873DE}">
      <dsp:nvSpPr>
        <dsp:cNvPr id="0" name=""/>
        <dsp:cNvSpPr/>
      </dsp:nvSpPr>
      <dsp:spPr>
        <a:xfrm>
          <a:off x="1531117" y="1057176"/>
          <a:ext cx="1160947" cy="1160947"/>
        </a:xfrm>
        <a:prstGeom prst="ellipse">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b="1" kern="1200">
              <a:solidFill>
                <a:sysClr val="windowText" lastClr="000000"/>
              </a:solidFill>
              <a:latin typeface="Century Gothic" panose="020B0502020202020204" pitchFamily="34" charset="0"/>
              <a:ea typeface="+mn-ea"/>
              <a:cs typeface="+mn-cs"/>
            </a:rPr>
            <a:t>OTROS SERVICIOS</a:t>
          </a:r>
          <a:endParaRPr lang="es-CO" sz="1000" kern="1200"/>
        </a:p>
      </dsp:txBody>
      <dsp:txXfrm>
        <a:off x="1701134" y="1227193"/>
        <a:ext cx="820913" cy="820913"/>
      </dsp:txXfrm>
    </dsp:sp>
    <dsp:sp modelId="{DAE4235B-3564-4E00-9A86-1FDFB30998D0}">
      <dsp:nvSpPr>
        <dsp:cNvPr id="0" name=""/>
        <dsp:cNvSpPr/>
      </dsp:nvSpPr>
      <dsp:spPr>
        <a:xfrm>
          <a:off x="1618019" y="-51450"/>
          <a:ext cx="987142" cy="915448"/>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Ministerio de cultura y turismo</a:t>
          </a:r>
        </a:p>
      </dsp:txBody>
      <dsp:txXfrm>
        <a:off x="1762583" y="82614"/>
        <a:ext cx="698014" cy="647320"/>
      </dsp:txXfrm>
    </dsp:sp>
    <dsp:sp modelId="{1CB0F592-9823-4190-8920-C319B46C2976}">
      <dsp:nvSpPr>
        <dsp:cNvPr id="0" name=""/>
        <dsp:cNvSpPr/>
      </dsp:nvSpPr>
      <dsp:spPr>
        <a:xfrm>
          <a:off x="2922357" y="800198"/>
          <a:ext cx="901958" cy="932904"/>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MINTIC</a:t>
          </a:r>
          <a:endParaRPr lang="es-CO" sz="800" kern="1200"/>
        </a:p>
      </dsp:txBody>
      <dsp:txXfrm>
        <a:off x="3054446" y="936819"/>
        <a:ext cx="637780" cy="659662"/>
      </dsp:txXfrm>
    </dsp:sp>
    <dsp:sp modelId="{DF152AF2-66D5-4DA0-AAC4-642AB86821BC}">
      <dsp:nvSpPr>
        <dsp:cNvPr id="0" name=""/>
        <dsp:cNvSpPr/>
      </dsp:nvSpPr>
      <dsp:spPr>
        <a:xfrm>
          <a:off x="2549178" y="2076125"/>
          <a:ext cx="998299" cy="834881"/>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ea typeface="+mn-ea"/>
              <a:cs typeface="+mn-cs"/>
            </a:rPr>
            <a:t>Superintendencia de industria y comercio</a:t>
          </a:r>
          <a:endParaRPr lang="es-CO" sz="800" kern="1200"/>
        </a:p>
      </dsp:txBody>
      <dsp:txXfrm>
        <a:off x="2695376" y="2198390"/>
        <a:ext cx="705903" cy="590351"/>
      </dsp:txXfrm>
    </dsp:sp>
    <dsp:sp modelId="{57BB2BF3-B3EF-4912-ADC1-A1A23814DA88}">
      <dsp:nvSpPr>
        <dsp:cNvPr id="0" name=""/>
        <dsp:cNvSpPr/>
      </dsp:nvSpPr>
      <dsp:spPr>
        <a:xfrm>
          <a:off x="730021" y="1940034"/>
          <a:ext cx="998364" cy="959544"/>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Secretaria distrital de gobierno</a:t>
          </a:r>
        </a:p>
      </dsp:txBody>
      <dsp:txXfrm>
        <a:off x="876228" y="2080556"/>
        <a:ext cx="705950" cy="678500"/>
      </dsp:txXfrm>
    </dsp:sp>
    <dsp:sp modelId="{6B0C5957-97DE-47E4-9CFF-1DF37F0C653A}">
      <dsp:nvSpPr>
        <dsp:cNvPr id="0" name=""/>
        <dsp:cNvSpPr/>
      </dsp:nvSpPr>
      <dsp:spPr>
        <a:xfrm>
          <a:off x="441411" y="637988"/>
          <a:ext cx="991132" cy="919309"/>
        </a:xfrm>
        <a:prstGeom prst="ellipse">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solidFill>
              <a:latin typeface="Century Gothic" panose="020B0502020202020204" pitchFamily="34" charset="0"/>
            </a:rPr>
            <a:t>Secretaria De Cultura,recreación Y Deporte.</a:t>
          </a:r>
        </a:p>
      </dsp:txBody>
      <dsp:txXfrm>
        <a:off x="586559" y="772618"/>
        <a:ext cx="700836" cy="65004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F5A39-9E62-4F99-8DED-8AB80A5C2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6395</Words>
  <Characters>35177</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PROYECTO DE INVESTIGACIÓN</vt:lpstr>
    </vt:vector>
  </TitlesOfParts>
  <Company>oyg consultores</Company>
  <LinksUpToDate>false</LinksUpToDate>
  <CharactersWithSpaces>41490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INVESTIGACIÓN</dc:title>
  <dc:subject>SMART CITY</dc:subject>
  <dc:creator>Milena Vega y Kery Bohorquez</dc:creator>
  <cp:lastModifiedBy>Harry Alfredo Wong Molina</cp:lastModifiedBy>
  <cp:revision>9</cp:revision>
  <dcterms:created xsi:type="dcterms:W3CDTF">2016-05-25T19:00:00Z</dcterms:created>
  <dcterms:modified xsi:type="dcterms:W3CDTF">2016-07-21T21:06:00Z</dcterms:modified>
</cp:coreProperties>
</file>